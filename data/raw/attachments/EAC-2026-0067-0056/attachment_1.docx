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C9926" w14:textId="293D4579" w:rsidR="00632AC3" w:rsidRDefault="008132EA" w:rsidP="006627F7">
      <w:pPr>
        <w:pStyle w:val="Title"/>
      </w:pPr>
      <w:r>
        <w:t xml:space="preserve">Voluntary </w:t>
      </w:r>
      <w:r w:rsidR="00A042C2">
        <w:t>National</w:t>
      </w:r>
      <w:r w:rsidR="00632AC3">
        <w:t xml:space="preserve"> Stan</w:t>
      </w:r>
      <w:r w:rsidR="00747214">
        <w:t xml:space="preserve">dards </w:t>
      </w:r>
      <w:r w:rsidR="004A1F27">
        <w:t>for</w:t>
      </w:r>
      <w:r w:rsidR="00747214">
        <w:t xml:space="preserve"> Election Audits – A </w:t>
      </w:r>
      <w:r w:rsidR="00A06757">
        <w:t>P</w:t>
      </w:r>
      <w:r w:rsidR="00747214">
        <w:t xml:space="preserve">ractical </w:t>
      </w:r>
      <w:r w:rsidR="00A06757">
        <w:t>G</w:t>
      </w:r>
      <w:r w:rsidR="00747214">
        <w:t>uide</w:t>
      </w:r>
    </w:p>
    <w:p w14:paraId="09EB8A94" w14:textId="6B8D92D7" w:rsidR="005B63A0" w:rsidRPr="004F78DC" w:rsidRDefault="005B63A0" w:rsidP="005B63A0">
      <w:pPr>
        <w:pStyle w:val="Heading1"/>
        <w:rPr>
          <w:color w:val="002060"/>
        </w:rPr>
      </w:pPr>
      <w:bookmarkStart w:id="0" w:name="_Toc215758802"/>
      <w:bookmarkStart w:id="1" w:name="_Toc215760092"/>
      <w:bookmarkStart w:id="2" w:name="_Toc215760295"/>
      <w:bookmarkStart w:id="3" w:name="_Toc215760321"/>
      <w:bookmarkStart w:id="4" w:name="_Toc215760887"/>
      <w:bookmarkStart w:id="5" w:name="_Toc222064651"/>
      <w:r w:rsidRPr="004F78DC">
        <w:rPr>
          <w:color w:val="002060"/>
        </w:rPr>
        <w:t>Executive Summary</w:t>
      </w:r>
      <w:bookmarkEnd w:id="0"/>
      <w:bookmarkEnd w:id="1"/>
      <w:bookmarkEnd w:id="2"/>
      <w:bookmarkEnd w:id="3"/>
      <w:bookmarkEnd w:id="4"/>
      <w:bookmarkEnd w:id="5"/>
    </w:p>
    <w:p w14:paraId="74E0626C" w14:textId="0FF34B22" w:rsidR="005B63A0" w:rsidRDefault="005B63A0" w:rsidP="005B63A0">
      <w:r w:rsidRPr="005B63A0">
        <w:t xml:space="preserve">Election audits </w:t>
      </w:r>
      <w:r w:rsidR="00410BFC">
        <w:t>are</w:t>
      </w:r>
      <w:r w:rsidRPr="005B63A0">
        <w:t xml:space="preserve"> </w:t>
      </w:r>
      <w:r w:rsidR="003B6091">
        <w:t>a vital tool for analyzing and enhancing</w:t>
      </w:r>
      <w:r w:rsidRPr="005B63A0">
        <w:t xml:space="preserve"> the quality of election administration throughout the United States. With numerous types of audits targeting different aspects of the election process and a variety of methodologies employed across the country, each state is responsible for establishing its own audit policies and procedures. This guide examines essential elements that contribute to successful election audits, </w:t>
      </w:r>
      <w:r w:rsidR="00CA207D">
        <w:t xml:space="preserve">providing examples of application and discussing how various </w:t>
      </w:r>
      <w:r w:rsidR="00314477">
        <w:t>jurisdictions</w:t>
      </w:r>
      <w:r w:rsidR="00CA207D">
        <w:t xml:space="preserve"> </w:t>
      </w:r>
      <w:r w:rsidR="008C4305">
        <w:t>may</w:t>
      </w:r>
      <w:r w:rsidR="00CA207D">
        <w:t xml:space="preserve"> address specific challenges</w:t>
      </w:r>
      <w:r w:rsidRPr="005B63A0">
        <w:t>. By u</w:t>
      </w:r>
      <w:r w:rsidR="00D31B76">
        <w:t>sing</w:t>
      </w:r>
      <w:r w:rsidRPr="005B63A0">
        <w:t xml:space="preserve"> this guide to assess and inform audit practices, jurisdictions can enhance checks and balances and reinforce the trustworthiness of election</w:t>
      </w:r>
      <w:r w:rsidR="006A5F05">
        <w:t xml:space="preserve"> administration</w:t>
      </w:r>
      <w:r w:rsidRPr="005B63A0">
        <w:t xml:space="preserve">. This version of the guide was adopted by the </w:t>
      </w:r>
      <w:r w:rsidR="00FA2B76">
        <w:t>U.S. Election Assistance Commission</w:t>
      </w:r>
      <w:r w:rsidRPr="005B63A0">
        <w:t xml:space="preserve"> on X date as Version 1.</w:t>
      </w:r>
    </w:p>
    <w:p w14:paraId="2C1EC4C2" w14:textId="7C257321" w:rsidR="006E0087" w:rsidRDefault="006E0087" w:rsidP="001670F4">
      <w:pPr>
        <w:pStyle w:val="Heading1"/>
        <w:rPr>
          <w:color w:val="002060"/>
        </w:rPr>
      </w:pPr>
      <w:bookmarkStart w:id="6" w:name="_Toc222064652"/>
      <w:r w:rsidRPr="006E0087">
        <w:t>Table of Contents</w:t>
      </w:r>
      <w:bookmarkEnd w:id="6"/>
    </w:p>
    <w:p w14:paraId="2364493F" w14:textId="2372FA4E" w:rsidR="001F2E1A" w:rsidRDefault="00925C9F">
      <w:pPr>
        <w:pStyle w:val="TOC1"/>
        <w:tabs>
          <w:tab w:val="right" w:leader="dot" w:pos="9350"/>
        </w:tabs>
        <w:rPr>
          <w:rFonts w:eastAsiaTheme="minorEastAsia"/>
          <w:noProof/>
        </w:rPr>
      </w:pPr>
      <w:r>
        <w:rPr>
          <w:color w:val="002060"/>
        </w:rPr>
        <w:fldChar w:fldCharType="begin"/>
      </w:r>
      <w:r>
        <w:rPr>
          <w:color w:val="002060"/>
        </w:rPr>
        <w:instrText xml:space="preserve"> TOC \o "1-2" \h \z \u </w:instrText>
      </w:r>
      <w:r>
        <w:rPr>
          <w:color w:val="002060"/>
        </w:rPr>
        <w:fldChar w:fldCharType="separate"/>
      </w:r>
      <w:hyperlink w:anchor="_Toc222064651" w:history="1">
        <w:r w:rsidR="001F2E1A" w:rsidRPr="00516C00">
          <w:rPr>
            <w:rStyle w:val="Hyperlink"/>
            <w:noProof/>
          </w:rPr>
          <w:t>Executive Summary</w:t>
        </w:r>
        <w:r w:rsidR="001F2E1A">
          <w:rPr>
            <w:noProof/>
            <w:webHidden/>
          </w:rPr>
          <w:tab/>
        </w:r>
        <w:r w:rsidR="001F2E1A">
          <w:rPr>
            <w:noProof/>
            <w:webHidden/>
          </w:rPr>
          <w:fldChar w:fldCharType="begin"/>
        </w:r>
        <w:r w:rsidR="001F2E1A">
          <w:rPr>
            <w:noProof/>
            <w:webHidden/>
          </w:rPr>
          <w:instrText xml:space="preserve"> PAGEREF _Toc222064651 \h </w:instrText>
        </w:r>
        <w:r w:rsidR="001F2E1A">
          <w:rPr>
            <w:noProof/>
            <w:webHidden/>
          </w:rPr>
        </w:r>
        <w:r w:rsidR="001F2E1A">
          <w:rPr>
            <w:noProof/>
            <w:webHidden/>
          </w:rPr>
          <w:fldChar w:fldCharType="separate"/>
        </w:r>
        <w:r w:rsidR="003E0EA4">
          <w:rPr>
            <w:noProof/>
            <w:webHidden/>
          </w:rPr>
          <w:t>1</w:t>
        </w:r>
        <w:r w:rsidR="001F2E1A">
          <w:rPr>
            <w:noProof/>
            <w:webHidden/>
          </w:rPr>
          <w:fldChar w:fldCharType="end"/>
        </w:r>
      </w:hyperlink>
    </w:p>
    <w:p w14:paraId="595ABA12" w14:textId="0D6926B2" w:rsidR="001F2E1A" w:rsidRDefault="001F2E1A">
      <w:pPr>
        <w:pStyle w:val="TOC1"/>
        <w:tabs>
          <w:tab w:val="right" w:leader="dot" w:pos="9350"/>
        </w:tabs>
        <w:rPr>
          <w:rFonts w:eastAsiaTheme="minorEastAsia"/>
          <w:noProof/>
        </w:rPr>
      </w:pPr>
      <w:hyperlink w:anchor="_Toc222064652" w:history="1">
        <w:r w:rsidRPr="00516C00">
          <w:rPr>
            <w:rStyle w:val="Hyperlink"/>
            <w:noProof/>
          </w:rPr>
          <w:t>Table of Contents</w:t>
        </w:r>
        <w:r>
          <w:rPr>
            <w:noProof/>
            <w:webHidden/>
          </w:rPr>
          <w:tab/>
        </w:r>
        <w:r>
          <w:rPr>
            <w:noProof/>
            <w:webHidden/>
          </w:rPr>
          <w:fldChar w:fldCharType="begin"/>
        </w:r>
        <w:r>
          <w:rPr>
            <w:noProof/>
            <w:webHidden/>
          </w:rPr>
          <w:instrText xml:space="preserve"> PAGEREF _Toc222064652 \h </w:instrText>
        </w:r>
        <w:r>
          <w:rPr>
            <w:noProof/>
            <w:webHidden/>
          </w:rPr>
        </w:r>
        <w:r>
          <w:rPr>
            <w:noProof/>
            <w:webHidden/>
          </w:rPr>
          <w:fldChar w:fldCharType="separate"/>
        </w:r>
        <w:r w:rsidR="003E0EA4">
          <w:rPr>
            <w:noProof/>
            <w:webHidden/>
          </w:rPr>
          <w:t>1</w:t>
        </w:r>
        <w:r>
          <w:rPr>
            <w:noProof/>
            <w:webHidden/>
          </w:rPr>
          <w:fldChar w:fldCharType="end"/>
        </w:r>
      </w:hyperlink>
    </w:p>
    <w:p w14:paraId="08A1299F" w14:textId="55C97AE5" w:rsidR="001F2E1A" w:rsidRDefault="001F2E1A">
      <w:pPr>
        <w:pStyle w:val="TOC1"/>
        <w:tabs>
          <w:tab w:val="right" w:leader="dot" w:pos="9350"/>
        </w:tabs>
        <w:rPr>
          <w:rFonts w:eastAsiaTheme="minorEastAsia"/>
          <w:noProof/>
        </w:rPr>
      </w:pPr>
      <w:hyperlink w:anchor="_Toc222064653" w:history="1">
        <w:r w:rsidRPr="00516C00">
          <w:rPr>
            <w:rStyle w:val="Hyperlink"/>
            <w:noProof/>
          </w:rPr>
          <w:t>Introduction</w:t>
        </w:r>
        <w:r>
          <w:rPr>
            <w:noProof/>
            <w:webHidden/>
          </w:rPr>
          <w:tab/>
        </w:r>
        <w:r>
          <w:rPr>
            <w:noProof/>
            <w:webHidden/>
          </w:rPr>
          <w:fldChar w:fldCharType="begin"/>
        </w:r>
        <w:r>
          <w:rPr>
            <w:noProof/>
            <w:webHidden/>
          </w:rPr>
          <w:instrText xml:space="preserve"> PAGEREF _Toc222064653 \h </w:instrText>
        </w:r>
        <w:r>
          <w:rPr>
            <w:noProof/>
            <w:webHidden/>
          </w:rPr>
        </w:r>
        <w:r>
          <w:rPr>
            <w:noProof/>
            <w:webHidden/>
          </w:rPr>
          <w:fldChar w:fldCharType="separate"/>
        </w:r>
        <w:r w:rsidR="003E0EA4">
          <w:rPr>
            <w:noProof/>
            <w:webHidden/>
          </w:rPr>
          <w:t>2</w:t>
        </w:r>
        <w:r>
          <w:rPr>
            <w:noProof/>
            <w:webHidden/>
          </w:rPr>
          <w:fldChar w:fldCharType="end"/>
        </w:r>
      </w:hyperlink>
    </w:p>
    <w:p w14:paraId="29C66D83" w14:textId="1BBFDE83" w:rsidR="001F2E1A" w:rsidRDefault="001F2E1A">
      <w:pPr>
        <w:pStyle w:val="TOC1"/>
        <w:tabs>
          <w:tab w:val="right" w:leader="dot" w:pos="9350"/>
        </w:tabs>
        <w:rPr>
          <w:rFonts w:eastAsiaTheme="minorEastAsia"/>
          <w:noProof/>
        </w:rPr>
      </w:pPr>
      <w:hyperlink w:anchor="_Toc222064654" w:history="1">
        <w:r w:rsidRPr="00516C00">
          <w:rPr>
            <w:rStyle w:val="Hyperlink"/>
            <w:noProof/>
          </w:rPr>
          <w:t>Using the Standards</w:t>
        </w:r>
        <w:r>
          <w:rPr>
            <w:noProof/>
            <w:webHidden/>
          </w:rPr>
          <w:tab/>
        </w:r>
        <w:r>
          <w:rPr>
            <w:noProof/>
            <w:webHidden/>
          </w:rPr>
          <w:fldChar w:fldCharType="begin"/>
        </w:r>
        <w:r>
          <w:rPr>
            <w:noProof/>
            <w:webHidden/>
          </w:rPr>
          <w:instrText xml:space="preserve"> PAGEREF _Toc222064654 \h </w:instrText>
        </w:r>
        <w:r>
          <w:rPr>
            <w:noProof/>
            <w:webHidden/>
          </w:rPr>
        </w:r>
        <w:r>
          <w:rPr>
            <w:noProof/>
            <w:webHidden/>
          </w:rPr>
          <w:fldChar w:fldCharType="separate"/>
        </w:r>
        <w:r w:rsidR="003E0EA4">
          <w:rPr>
            <w:noProof/>
            <w:webHidden/>
          </w:rPr>
          <w:t>4</w:t>
        </w:r>
        <w:r>
          <w:rPr>
            <w:noProof/>
            <w:webHidden/>
          </w:rPr>
          <w:fldChar w:fldCharType="end"/>
        </w:r>
      </w:hyperlink>
    </w:p>
    <w:p w14:paraId="3C640FA2" w14:textId="59025E4A" w:rsidR="001F2E1A" w:rsidRDefault="001F2E1A">
      <w:pPr>
        <w:pStyle w:val="TOC1"/>
        <w:tabs>
          <w:tab w:val="right" w:leader="dot" w:pos="9350"/>
        </w:tabs>
        <w:rPr>
          <w:rFonts w:eastAsiaTheme="minorEastAsia"/>
          <w:noProof/>
        </w:rPr>
      </w:pPr>
      <w:hyperlink w:anchor="_Toc222064655" w:history="1">
        <w:r w:rsidRPr="00516C00">
          <w:rPr>
            <w:rStyle w:val="Hyperlink"/>
            <w:noProof/>
          </w:rPr>
          <w:t>Standards Framework</w:t>
        </w:r>
        <w:r>
          <w:rPr>
            <w:noProof/>
            <w:webHidden/>
          </w:rPr>
          <w:tab/>
        </w:r>
        <w:r>
          <w:rPr>
            <w:noProof/>
            <w:webHidden/>
          </w:rPr>
          <w:fldChar w:fldCharType="begin"/>
        </w:r>
        <w:r>
          <w:rPr>
            <w:noProof/>
            <w:webHidden/>
          </w:rPr>
          <w:instrText xml:space="preserve"> PAGEREF _Toc222064655 \h </w:instrText>
        </w:r>
        <w:r>
          <w:rPr>
            <w:noProof/>
            <w:webHidden/>
          </w:rPr>
        </w:r>
        <w:r>
          <w:rPr>
            <w:noProof/>
            <w:webHidden/>
          </w:rPr>
          <w:fldChar w:fldCharType="separate"/>
        </w:r>
        <w:r w:rsidR="003E0EA4">
          <w:rPr>
            <w:noProof/>
            <w:webHidden/>
          </w:rPr>
          <w:t>4</w:t>
        </w:r>
        <w:r>
          <w:rPr>
            <w:noProof/>
            <w:webHidden/>
          </w:rPr>
          <w:fldChar w:fldCharType="end"/>
        </w:r>
      </w:hyperlink>
    </w:p>
    <w:p w14:paraId="65B899E8" w14:textId="468E33EE" w:rsidR="001F2E1A" w:rsidRDefault="001F2E1A">
      <w:pPr>
        <w:pStyle w:val="TOC1"/>
        <w:tabs>
          <w:tab w:val="right" w:leader="dot" w:pos="9350"/>
        </w:tabs>
        <w:rPr>
          <w:rFonts w:eastAsiaTheme="minorEastAsia"/>
          <w:noProof/>
        </w:rPr>
      </w:pPr>
      <w:hyperlink w:anchor="_Toc222064656" w:history="1">
        <w:r w:rsidRPr="00516C00">
          <w:rPr>
            <w:rStyle w:val="Hyperlink"/>
            <w:noProof/>
          </w:rPr>
          <w:t>Discussion of Standards</w:t>
        </w:r>
        <w:r>
          <w:rPr>
            <w:noProof/>
            <w:webHidden/>
          </w:rPr>
          <w:tab/>
        </w:r>
        <w:r>
          <w:rPr>
            <w:noProof/>
            <w:webHidden/>
          </w:rPr>
          <w:fldChar w:fldCharType="begin"/>
        </w:r>
        <w:r>
          <w:rPr>
            <w:noProof/>
            <w:webHidden/>
          </w:rPr>
          <w:instrText xml:space="preserve"> PAGEREF _Toc222064656 \h </w:instrText>
        </w:r>
        <w:r>
          <w:rPr>
            <w:noProof/>
            <w:webHidden/>
          </w:rPr>
        </w:r>
        <w:r>
          <w:rPr>
            <w:noProof/>
            <w:webHidden/>
          </w:rPr>
          <w:fldChar w:fldCharType="separate"/>
        </w:r>
        <w:r w:rsidR="003E0EA4">
          <w:rPr>
            <w:noProof/>
            <w:webHidden/>
          </w:rPr>
          <w:t>8</w:t>
        </w:r>
        <w:r>
          <w:rPr>
            <w:noProof/>
            <w:webHidden/>
          </w:rPr>
          <w:fldChar w:fldCharType="end"/>
        </w:r>
      </w:hyperlink>
    </w:p>
    <w:p w14:paraId="75F5543C" w14:textId="1B3BF610" w:rsidR="001F2E1A" w:rsidRDefault="00A06757">
      <w:pPr>
        <w:pStyle w:val="TOC2"/>
        <w:tabs>
          <w:tab w:val="right" w:leader="dot" w:pos="9350"/>
        </w:tabs>
        <w:rPr>
          <w:rFonts w:eastAsiaTheme="minorEastAsia"/>
          <w:noProof/>
        </w:rPr>
      </w:pPr>
      <w:r w:rsidRPr="00A06757">
        <w:rPr>
          <w:rStyle w:val="Hyperlink"/>
          <w:noProof/>
          <w:color w:val="auto"/>
        </w:rPr>
        <w:t>Objective</w:t>
      </w:r>
      <w:r w:rsidRPr="00A06757">
        <w:rPr>
          <w:rStyle w:val="Hyperlink"/>
          <w:noProof/>
          <w:color w:val="auto"/>
        </w:rPr>
        <w:br/>
      </w:r>
      <w:hyperlink w:anchor="_Toc222064657" w:history="1">
        <w:r w:rsidR="001F2E1A" w:rsidRPr="00516C00">
          <w:rPr>
            <w:rStyle w:val="Hyperlink"/>
            <w:noProof/>
          </w:rPr>
          <w:t>Authorization</w:t>
        </w:r>
        <w:r w:rsidR="001F2E1A">
          <w:rPr>
            <w:noProof/>
            <w:webHidden/>
          </w:rPr>
          <w:tab/>
        </w:r>
        <w:r w:rsidR="001F2E1A">
          <w:rPr>
            <w:noProof/>
            <w:webHidden/>
          </w:rPr>
          <w:fldChar w:fldCharType="begin"/>
        </w:r>
        <w:r w:rsidR="001F2E1A">
          <w:rPr>
            <w:noProof/>
            <w:webHidden/>
          </w:rPr>
          <w:instrText xml:space="preserve"> PAGEREF _Toc222064657 \h </w:instrText>
        </w:r>
        <w:r w:rsidR="001F2E1A">
          <w:rPr>
            <w:noProof/>
            <w:webHidden/>
          </w:rPr>
        </w:r>
        <w:r w:rsidR="001F2E1A">
          <w:rPr>
            <w:noProof/>
            <w:webHidden/>
          </w:rPr>
          <w:fldChar w:fldCharType="separate"/>
        </w:r>
        <w:r w:rsidR="003E0EA4">
          <w:rPr>
            <w:noProof/>
            <w:webHidden/>
          </w:rPr>
          <w:t>8</w:t>
        </w:r>
        <w:r w:rsidR="001F2E1A">
          <w:rPr>
            <w:noProof/>
            <w:webHidden/>
          </w:rPr>
          <w:fldChar w:fldCharType="end"/>
        </w:r>
      </w:hyperlink>
    </w:p>
    <w:p w14:paraId="5FAD84C5" w14:textId="625D311E" w:rsidR="001F2E1A" w:rsidRDefault="001F2E1A">
      <w:pPr>
        <w:pStyle w:val="TOC2"/>
        <w:tabs>
          <w:tab w:val="right" w:leader="dot" w:pos="9350"/>
        </w:tabs>
        <w:rPr>
          <w:rFonts w:eastAsiaTheme="minorEastAsia"/>
          <w:noProof/>
        </w:rPr>
      </w:pPr>
      <w:hyperlink w:anchor="_Toc222064658" w:history="1">
        <w:r w:rsidRPr="00516C00">
          <w:rPr>
            <w:rStyle w:val="Hyperlink"/>
            <w:noProof/>
          </w:rPr>
          <w:t>Ethics</w:t>
        </w:r>
        <w:r>
          <w:rPr>
            <w:noProof/>
            <w:webHidden/>
          </w:rPr>
          <w:tab/>
        </w:r>
        <w:r>
          <w:rPr>
            <w:noProof/>
            <w:webHidden/>
          </w:rPr>
          <w:fldChar w:fldCharType="begin"/>
        </w:r>
        <w:r>
          <w:rPr>
            <w:noProof/>
            <w:webHidden/>
          </w:rPr>
          <w:instrText xml:space="preserve"> PAGEREF _Toc222064658 \h </w:instrText>
        </w:r>
        <w:r>
          <w:rPr>
            <w:noProof/>
            <w:webHidden/>
          </w:rPr>
        </w:r>
        <w:r>
          <w:rPr>
            <w:noProof/>
            <w:webHidden/>
          </w:rPr>
          <w:fldChar w:fldCharType="separate"/>
        </w:r>
        <w:r w:rsidR="003E0EA4">
          <w:rPr>
            <w:noProof/>
            <w:webHidden/>
          </w:rPr>
          <w:t>9</w:t>
        </w:r>
        <w:r>
          <w:rPr>
            <w:noProof/>
            <w:webHidden/>
          </w:rPr>
          <w:fldChar w:fldCharType="end"/>
        </w:r>
      </w:hyperlink>
    </w:p>
    <w:p w14:paraId="1ECB66E4" w14:textId="1B688F20" w:rsidR="001F2E1A" w:rsidRDefault="001F2E1A">
      <w:pPr>
        <w:pStyle w:val="TOC2"/>
        <w:tabs>
          <w:tab w:val="right" w:leader="dot" w:pos="9350"/>
        </w:tabs>
        <w:rPr>
          <w:rFonts w:eastAsiaTheme="minorEastAsia"/>
          <w:noProof/>
        </w:rPr>
      </w:pPr>
      <w:hyperlink w:anchor="_Toc222064659" w:history="1">
        <w:r w:rsidRPr="00516C00">
          <w:rPr>
            <w:rStyle w:val="Hyperlink"/>
            <w:noProof/>
          </w:rPr>
          <w:t>Funding</w:t>
        </w:r>
        <w:r>
          <w:rPr>
            <w:noProof/>
            <w:webHidden/>
          </w:rPr>
          <w:tab/>
        </w:r>
        <w:r>
          <w:rPr>
            <w:noProof/>
            <w:webHidden/>
          </w:rPr>
          <w:fldChar w:fldCharType="begin"/>
        </w:r>
        <w:r>
          <w:rPr>
            <w:noProof/>
            <w:webHidden/>
          </w:rPr>
          <w:instrText xml:space="preserve"> PAGEREF _Toc222064659 \h </w:instrText>
        </w:r>
        <w:r>
          <w:rPr>
            <w:noProof/>
            <w:webHidden/>
          </w:rPr>
        </w:r>
        <w:r>
          <w:rPr>
            <w:noProof/>
            <w:webHidden/>
          </w:rPr>
          <w:fldChar w:fldCharType="separate"/>
        </w:r>
        <w:r w:rsidR="003E0EA4">
          <w:rPr>
            <w:noProof/>
            <w:webHidden/>
          </w:rPr>
          <w:t>11</w:t>
        </w:r>
        <w:r>
          <w:rPr>
            <w:noProof/>
            <w:webHidden/>
          </w:rPr>
          <w:fldChar w:fldCharType="end"/>
        </w:r>
      </w:hyperlink>
    </w:p>
    <w:p w14:paraId="7C36ECD3" w14:textId="75B9AA05" w:rsidR="001F2E1A" w:rsidRDefault="001F2E1A">
      <w:pPr>
        <w:pStyle w:val="TOC2"/>
        <w:tabs>
          <w:tab w:val="right" w:leader="dot" w:pos="9350"/>
        </w:tabs>
        <w:rPr>
          <w:rFonts w:eastAsiaTheme="minorEastAsia"/>
          <w:noProof/>
        </w:rPr>
      </w:pPr>
      <w:hyperlink w:anchor="_Toc222064660" w:history="1">
        <w:r w:rsidRPr="00516C00">
          <w:rPr>
            <w:rStyle w:val="Hyperlink"/>
            <w:noProof/>
          </w:rPr>
          <w:t>Impartiality</w:t>
        </w:r>
        <w:r>
          <w:rPr>
            <w:noProof/>
            <w:webHidden/>
          </w:rPr>
          <w:tab/>
        </w:r>
        <w:r>
          <w:rPr>
            <w:noProof/>
            <w:webHidden/>
          </w:rPr>
          <w:fldChar w:fldCharType="begin"/>
        </w:r>
        <w:r>
          <w:rPr>
            <w:noProof/>
            <w:webHidden/>
          </w:rPr>
          <w:instrText xml:space="preserve"> PAGEREF _Toc222064660 \h </w:instrText>
        </w:r>
        <w:r>
          <w:rPr>
            <w:noProof/>
            <w:webHidden/>
          </w:rPr>
        </w:r>
        <w:r>
          <w:rPr>
            <w:noProof/>
            <w:webHidden/>
          </w:rPr>
          <w:fldChar w:fldCharType="separate"/>
        </w:r>
        <w:r w:rsidR="003E0EA4">
          <w:rPr>
            <w:noProof/>
            <w:webHidden/>
          </w:rPr>
          <w:t>12</w:t>
        </w:r>
        <w:r>
          <w:rPr>
            <w:noProof/>
            <w:webHidden/>
          </w:rPr>
          <w:fldChar w:fldCharType="end"/>
        </w:r>
      </w:hyperlink>
    </w:p>
    <w:p w14:paraId="62285D1A" w14:textId="52223C90" w:rsidR="001F2E1A" w:rsidRDefault="001F2E1A">
      <w:pPr>
        <w:pStyle w:val="TOC2"/>
        <w:tabs>
          <w:tab w:val="right" w:leader="dot" w:pos="9350"/>
        </w:tabs>
        <w:rPr>
          <w:rFonts w:eastAsiaTheme="minorEastAsia"/>
          <w:noProof/>
        </w:rPr>
      </w:pPr>
      <w:hyperlink w:anchor="_Toc222064661" w:history="1">
        <w:r w:rsidRPr="00516C00">
          <w:rPr>
            <w:rStyle w:val="Hyperlink"/>
            <w:noProof/>
          </w:rPr>
          <w:t>Independence</w:t>
        </w:r>
        <w:r>
          <w:rPr>
            <w:noProof/>
            <w:webHidden/>
          </w:rPr>
          <w:tab/>
        </w:r>
        <w:r>
          <w:rPr>
            <w:noProof/>
            <w:webHidden/>
          </w:rPr>
          <w:fldChar w:fldCharType="begin"/>
        </w:r>
        <w:r>
          <w:rPr>
            <w:noProof/>
            <w:webHidden/>
          </w:rPr>
          <w:instrText xml:space="preserve"> PAGEREF _Toc222064661 \h </w:instrText>
        </w:r>
        <w:r>
          <w:rPr>
            <w:noProof/>
            <w:webHidden/>
          </w:rPr>
        </w:r>
        <w:r>
          <w:rPr>
            <w:noProof/>
            <w:webHidden/>
          </w:rPr>
          <w:fldChar w:fldCharType="separate"/>
        </w:r>
        <w:r w:rsidR="003E0EA4">
          <w:rPr>
            <w:noProof/>
            <w:webHidden/>
          </w:rPr>
          <w:t>14</w:t>
        </w:r>
        <w:r>
          <w:rPr>
            <w:noProof/>
            <w:webHidden/>
          </w:rPr>
          <w:fldChar w:fldCharType="end"/>
        </w:r>
      </w:hyperlink>
    </w:p>
    <w:p w14:paraId="4188916D" w14:textId="186C4EFC" w:rsidR="001F2E1A" w:rsidRDefault="00A06757">
      <w:pPr>
        <w:pStyle w:val="TOC2"/>
        <w:tabs>
          <w:tab w:val="right" w:leader="dot" w:pos="9350"/>
        </w:tabs>
        <w:rPr>
          <w:rFonts w:eastAsiaTheme="minorEastAsia"/>
          <w:noProof/>
        </w:rPr>
      </w:pPr>
      <w:r w:rsidRPr="00A06757">
        <w:rPr>
          <w:rStyle w:val="Hyperlink"/>
          <w:noProof/>
          <w:color w:val="auto"/>
        </w:rPr>
        <w:t>Professional</w:t>
      </w:r>
      <w:r>
        <w:rPr>
          <w:rStyle w:val="Hyperlink"/>
          <w:noProof/>
        </w:rPr>
        <w:br/>
      </w:r>
      <w:hyperlink w:anchor="_Toc222064662" w:history="1">
        <w:r w:rsidR="001F2E1A" w:rsidRPr="00516C00">
          <w:rPr>
            <w:rStyle w:val="Hyperlink"/>
            <w:noProof/>
          </w:rPr>
          <w:t>Competence</w:t>
        </w:r>
        <w:r w:rsidR="001F2E1A">
          <w:rPr>
            <w:noProof/>
            <w:webHidden/>
          </w:rPr>
          <w:tab/>
        </w:r>
        <w:r w:rsidR="001F2E1A">
          <w:rPr>
            <w:noProof/>
            <w:webHidden/>
          </w:rPr>
          <w:fldChar w:fldCharType="begin"/>
        </w:r>
        <w:r w:rsidR="001F2E1A">
          <w:rPr>
            <w:noProof/>
            <w:webHidden/>
          </w:rPr>
          <w:instrText xml:space="preserve"> PAGEREF _Toc222064662 \h </w:instrText>
        </w:r>
        <w:r w:rsidR="001F2E1A">
          <w:rPr>
            <w:noProof/>
            <w:webHidden/>
          </w:rPr>
        </w:r>
        <w:r w:rsidR="001F2E1A">
          <w:rPr>
            <w:noProof/>
            <w:webHidden/>
          </w:rPr>
          <w:fldChar w:fldCharType="separate"/>
        </w:r>
        <w:r w:rsidR="003E0EA4">
          <w:rPr>
            <w:noProof/>
            <w:webHidden/>
          </w:rPr>
          <w:t>17</w:t>
        </w:r>
        <w:r w:rsidR="001F2E1A">
          <w:rPr>
            <w:noProof/>
            <w:webHidden/>
          </w:rPr>
          <w:fldChar w:fldCharType="end"/>
        </w:r>
      </w:hyperlink>
    </w:p>
    <w:p w14:paraId="2F3FDA6A" w14:textId="4E05785A" w:rsidR="001F2E1A" w:rsidRDefault="001F2E1A">
      <w:pPr>
        <w:pStyle w:val="TOC2"/>
        <w:tabs>
          <w:tab w:val="right" w:leader="dot" w:pos="9350"/>
        </w:tabs>
        <w:rPr>
          <w:rFonts w:eastAsiaTheme="minorEastAsia"/>
          <w:noProof/>
        </w:rPr>
      </w:pPr>
      <w:hyperlink w:anchor="_Toc222064663" w:history="1">
        <w:r w:rsidRPr="00516C00">
          <w:rPr>
            <w:rStyle w:val="Hyperlink"/>
            <w:noProof/>
          </w:rPr>
          <w:t>Standardization</w:t>
        </w:r>
        <w:r>
          <w:rPr>
            <w:noProof/>
            <w:webHidden/>
          </w:rPr>
          <w:tab/>
        </w:r>
        <w:r>
          <w:rPr>
            <w:noProof/>
            <w:webHidden/>
          </w:rPr>
          <w:fldChar w:fldCharType="begin"/>
        </w:r>
        <w:r>
          <w:rPr>
            <w:noProof/>
            <w:webHidden/>
          </w:rPr>
          <w:instrText xml:space="preserve"> PAGEREF _Toc222064663 \h </w:instrText>
        </w:r>
        <w:r>
          <w:rPr>
            <w:noProof/>
            <w:webHidden/>
          </w:rPr>
        </w:r>
        <w:r>
          <w:rPr>
            <w:noProof/>
            <w:webHidden/>
          </w:rPr>
          <w:fldChar w:fldCharType="separate"/>
        </w:r>
        <w:r w:rsidR="003E0EA4">
          <w:rPr>
            <w:noProof/>
            <w:webHidden/>
          </w:rPr>
          <w:t>19</w:t>
        </w:r>
        <w:r>
          <w:rPr>
            <w:noProof/>
            <w:webHidden/>
          </w:rPr>
          <w:fldChar w:fldCharType="end"/>
        </w:r>
      </w:hyperlink>
    </w:p>
    <w:p w14:paraId="3FAAE9DA" w14:textId="319BC0F5" w:rsidR="001F2E1A" w:rsidRDefault="00A06757">
      <w:pPr>
        <w:pStyle w:val="TOC2"/>
        <w:tabs>
          <w:tab w:val="right" w:leader="dot" w:pos="9350"/>
        </w:tabs>
        <w:rPr>
          <w:rFonts w:eastAsiaTheme="minorEastAsia"/>
          <w:noProof/>
        </w:rPr>
      </w:pPr>
      <w:r w:rsidRPr="00A06757">
        <w:rPr>
          <w:rStyle w:val="Hyperlink"/>
          <w:noProof/>
          <w:color w:val="auto"/>
        </w:rPr>
        <w:t>Effective</w:t>
      </w:r>
      <w:r>
        <w:rPr>
          <w:rStyle w:val="Hyperlink"/>
          <w:noProof/>
        </w:rPr>
        <w:br/>
      </w:r>
      <w:hyperlink w:anchor="_Toc222064664" w:history="1">
        <w:r w:rsidR="001F2E1A" w:rsidRPr="00516C00">
          <w:rPr>
            <w:rStyle w:val="Hyperlink"/>
            <w:noProof/>
          </w:rPr>
          <w:t>Appropriateness</w:t>
        </w:r>
        <w:r w:rsidR="001F2E1A">
          <w:rPr>
            <w:noProof/>
            <w:webHidden/>
          </w:rPr>
          <w:tab/>
        </w:r>
        <w:r w:rsidR="001F2E1A">
          <w:rPr>
            <w:noProof/>
            <w:webHidden/>
          </w:rPr>
          <w:fldChar w:fldCharType="begin"/>
        </w:r>
        <w:r w:rsidR="001F2E1A">
          <w:rPr>
            <w:noProof/>
            <w:webHidden/>
          </w:rPr>
          <w:instrText xml:space="preserve"> PAGEREF _Toc222064664 \h </w:instrText>
        </w:r>
        <w:r w:rsidR="001F2E1A">
          <w:rPr>
            <w:noProof/>
            <w:webHidden/>
          </w:rPr>
        </w:r>
        <w:r w:rsidR="001F2E1A">
          <w:rPr>
            <w:noProof/>
            <w:webHidden/>
          </w:rPr>
          <w:fldChar w:fldCharType="separate"/>
        </w:r>
        <w:r w:rsidR="003E0EA4">
          <w:rPr>
            <w:noProof/>
            <w:webHidden/>
          </w:rPr>
          <w:t>21</w:t>
        </w:r>
        <w:r w:rsidR="001F2E1A">
          <w:rPr>
            <w:noProof/>
            <w:webHidden/>
          </w:rPr>
          <w:fldChar w:fldCharType="end"/>
        </w:r>
      </w:hyperlink>
    </w:p>
    <w:p w14:paraId="1ADA25C4" w14:textId="075902FD" w:rsidR="001F2E1A" w:rsidRDefault="001F2E1A">
      <w:pPr>
        <w:pStyle w:val="TOC2"/>
        <w:tabs>
          <w:tab w:val="right" w:leader="dot" w:pos="9350"/>
        </w:tabs>
        <w:rPr>
          <w:rFonts w:eastAsiaTheme="minorEastAsia"/>
          <w:noProof/>
        </w:rPr>
      </w:pPr>
      <w:hyperlink w:anchor="_Toc222064665" w:history="1">
        <w:r w:rsidRPr="00516C00">
          <w:rPr>
            <w:rStyle w:val="Hyperlink"/>
            <w:noProof/>
          </w:rPr>
          <w:t>Efficacy</w:t>
        </w:r>
        <w:r>
          <w:rPr>
            <w:noProof/>
            <w:webHidden/>
          </w:rPr>
          <w:tab/>
        </w:r>
        <w:r>
          <w:rPr>
            <w:noProof/>
            <w:webHidden/>
          </w:rPr>
          <w:fldChar w:fldCharType="begin"/>
        </w:r>
        <w:r>
          <w:rPr>
            <w:noProof/>
            <w:webHidden/>
          </w:rPr>
          <w:instrText xml:space="preserve"> PAGEREF _Toc222064665 \h </w:instrText>
        </w:r>
        <w:r>
          <w:rPr>
            <w:noProof/>
            <w:webHidden/>
          </w:rPr>
        </w:r>
        <w:r>
          <w:rPr>
            <w:noProof/>
            <w:webHidden/>
          </w:rPr>
          <w:fldChar w:fldCharType="separate"/>
        </w:r>
        <w:r w:rsidR="003E0EA4">
          <w:rPr>
            <w:noProof/>
            <w:webHidden/>
          </w:rPr>
          <w:t>22</w:t>
        </w:r>
        <w:r>
          <w:rPr>
            <w:noProof/>
            <w:webHidden/>
          </w:rPr>
          <w:fldChar w:fldCharType="end"/>
        </w:r>
      </w:hyperlink>
    </w:p>
    <w:p w14:paraId="3DE79450" w14:textId="7B2EAB5B" w:rsidR="001F2E1A" w:rsidRDefault="001F2E1A">
      <w:pPr>
        <w:pStyle w:val="TOC2"/>
        <w:tabs>
          <w:tab w:val="right" w:leader="dot" w:pos="9350"/>
        </w:tabs>
        <w:rPr>
          <w:rFonts w:eastAsiaTheme="minorEastAsia"/>
          <w:noProof/>
        </w:rPr>
      </w:pPr>
      <w:hyperlink w:anchor="_Toc222064666" w:history="1">
        <w:r w:rsidRPr="00516C00">
          <w:rPr>
            <w:rStyle w:val="Hyperlink"/>
            <w:noProof/>
          </w:rPr>
          <w:t>Flexibility</w:t>
        </w:r>
        <w:r>
          <w:rPr>
            <w:noProof/>
            <w:webHidden/>
          </w:rPr>
          <w:tab/>
        </w:r>
        <w:r>
          <w:rPr>
            <w:noProof/>
            <w:webHidden/>
          </w:rPr>
          <w:fldChar w:fldCharType="begin"/>
        </w:r>
        <w:r>
          <w:rPr>
            <w:noProof/>
            <w:webHidden/>
          </w:rPr>
          <w:instrText xml:space="preserve"> PAGEREF _Toc222064666 \h </w:instrText>
        </w:r>
        <w:r>
          <w:rPr>
            <w:noProof/>
            <w:webHidden/>
          </w:rPr>
        </w:r>
        <w:r>
          <w:rPr>
            <w:noProof/>
            <w:webHidden/>
          </w:rPr>
          <w:fldChar w:fldCharType="separate"/>
        </w:r>
        <w:r w:rsidR="003E0EA4">
          <w:rPr>
            <w:noProof/>
            <w:webHidden/>
          </w:rPr>
          <w:t>24</w:t>
        </w:r>
        <w:r>
          <w:rPr>
            <w:noProof/>
            <w:webHidden/>
          </w:rPr>
          <w:fldChar w:fldCharType="end"/>
        </w:r>
      </w:hyperlink>
    </w:p>
    <w:p w14:paraId="78319F2B" w14:textId="26DF6CDA" w:rsidR="001F2E1A" w:rsidRDefault="00A06757">
      <w:pPr>
        <w:pStyle w:val="TOC2"/>
        <w:tabs>
          <w:tab w:val="right" w:leader="dot" w:pos="9350"/>
        </w:tabs>
        <w:rPr>
          <w:rFonts w:eastAsiaTheme="minorEastAsia"/>
          <w:noProof/>
        </w:rPr>
      </w:pPr>
      <w:r w:rsidRPr="00A06757">
        <w:rPr>
          <w:rStyle w:val="Hyperlink"/>
          <w:noProof/>
          <w:color w:val="auto"/>
        </w:rPr>
        <w:t>Secure</w:t>
      </w:r>
      <w:r>
        <w:rPr>
          <w:rStyle w:val="Hyperlink"/>
          <w:noProof/>
        </w:rPr>
        <w:br/>
      </w:r>
      <w:hyperlink w:anchor="_Toc222064667" w:history="1">
        <w:r w:rsidR="001F2E1A" w:rsidRPr="00516C00">
          <w:rPr>
            <w:rStyle w:val="Hyperlink"/>
            <w:noProof/>
          </w:rPr>
          <w:t>Privacy/Confidentiality</w:t>
        </w:r>
        <w:r w:rsidR="001F2E1A">
          <w:rPr>
            <w:noProof/>
            <w:webHidden/>
          </w:rPr>
          <w:tab/>
        </w:r>
        <w:r w:rsidR="001F2E1A">
          <w:rPr>
            <w:noProof/>
            <w:webHidden/>
          </w:rPr>
          <w:fldChar w:fldCharType="begin"/>
        </w:r>
        <w:r w:rsidR="001F2E1A">
          <w:rPr>
            <w:noProof/>
            <w:webHidden/>
          </w:rPr>
          <w:instrText xml:space="preserve"> PAGEREF _Toc222064667 \h </w:instrText>
        </w:r>
        <w:r w:rsidR="001F2E1A">
          <w:rPr>
            <w:noProof/>
            <w:webHidden/>
          </w:rPr>
        </w:r>
        <w:r w:rsidR="001F2E1A">
          <w:rPr>
            <w:noProof/>
            <w:webHidden/>
          </w:rPr>
          <w:fldChar w:fldCharType="separate"/>
        </w:r>
        <w:r w:rsidR="003E0EA4">
          <w:rPr>
            <w:noProof/>
            <w:webHidden/>
          </w:rPr>
          <w:t>26</w:t>
        </w:r>
        <w:r w:rsidR="001F2E1A">
          <w:rPr>
            <w:noProof/>
            <w:webHidden/>
          </w:rPr>
          <w:fldChar w:fldCharType="end"/>
        </w:r>
      </w:hyperlink>
    </w:p>
    <w:p w14:paraId="22B43A38" w14:textId="432DA51D" w:rsidR="001F2E1A" w:rsidRDefault="001F2E1A">
      <w:pPr>
        <w:pStyle w:val="TOC2"/>
        <w:tabs>
          <w:tab w:val="right" w:leader="dot" w:pos="9350"/>
        </w:tabs>
        <w:rPr>
          <w:rFonts w:eastAsiaTheme="minorEastAsia"/>
          <w:noProof/>
        </w:rPr>
      </w:pPr>
      <w:hyperlink w:anchor="_Toc222064668" w:history="1">
        <w:r w:rsidRPr="00516C00">
          <w:rPr>
            <w:rStyle w:val="Hyperlink"/>
            <w:noProof/>
          </w:rPr>
          <w:t>Security</w:t>
        </w:r>
        <w:r>
          <w:rPr>
            <w:noProof/>
            <w:webHidden/>
          </w:rPr>
          <w:tab/>
        </w:r>
        <w:r>
          <w:rPr>
            <w:noProof/>
            <w:webHidden/>
          </w:rPr>
          <w:fldChar w:fldCharType="begin"/>
        </w:r>
        <w:r>
          <w:rPr>
            <w:noProof/>
            <w:webHidden/>
          </w:rPr>
          <w:instrText xml:space="preserve"> PAGEREF _Toc222064668 \h </w:instrText>
        </w:r>
        <w:r>
          <w:rPr>
            <w:noProof/>
            <w:webHidden/>
          </w:rPr>
        </w:r>
        <w:r>
          <w:rPr>
            <w:noProof/>
            <w:webHidden/>
          </w:rPr>
          <w:fldChar w:fldCharType="separate"/>
        </w:r>
        <w:r w:rsidR="003E0EA4">
          <w:rPr>
            <w:noProof/>
            <w:webHidden/>
          </w:rPr>
          <w:t>28</w:t>
        </w:r>
        <w:r>
          <w:rPr>
            <w:noProof/>
            <w:webHidden/>
          </w:rPr>
          <w:fldChar w:fldCharType="end"/>
        </w:r>
      </w:hyperlink>
    </w:p>
    <w:p w14:paraId="772A4B16" w14:textId="0945D8DF" w:rsidR="001F2E1A" w:rsidRDefault="00A06757">
      <w:pPr>
        <w:pStyle w:val="TOC2"/>
        <w:tabs>
          <w:tab w:val="right" w:leader="dot" w:pos="9350"/>
        </w:tabs>
        <w:rPr>
          <w:rFonts w:eastAsiaTheme="minorEastAsia"/>
          <w:noProof/>
        </w:rPr>
      </w:pPr>
      <w:r w:rsidRPr="00A06757">
        <w:rPr>
          <w:rStyle w:val="Hyperlink"/>
          <w:noProof/>
          <w:color w:val="auto"/>
        </w:rPr>
        <w:t>Accountable</w:t>
      </w:r>
      <w:r>
        <w:rPr>
          <w:rStyle w:val="Hyperlink"/>
          <w:noProof/>
        </w:rPr>
        <w:br/>
      </w:r>
      <w:hyperlink w:anchor="_Toc222064669" w:history="1">
        <w:r w:rsidR="001F2E1A" w:rsidRPr="00516C00">
          <w:rPr>
            <w:rStyle w:val="Hyperlink"/>
            <w:noProof/>
          </w:rPr>
          <w:t>Public Communication</w:t>
        </w:r>
        <w:r w:rsidR="001F2E1A">
          <w:rPr>
            <w:noProof/>
            <w:webHidden/>
          </w:rPr>
          <w:tab/>
        </w:r>
        <w:r w:rsidR="001F2E1A">
          <w:rPr>
            <w:noProof/>
            <w:webHidden/>
          </w:rPr>
          <w:fldChar w:fldCharType="begin"/>
        </w:r>
        <w:r w:rsidR="001F2E1A">
          <w:rPr>
            <w:noProof/>
            <w:webHidden/>
          </w:rPr>
          <w:instrText xml:space="preserve"> PAGEREF _Toc222064669 \h </w:instrText>
        </w:r>
        <w:r w:rsidR="001F2E1A">
          <w:rPr>
            <w:noProof/>
            <w:webHidden/>
          </w:rPr>
        </w:r>
        <w:r w:rsidR="001F2E1A">
          <w:rPr>
            <w:noProof/>
            <w:webHidden/>
          </w:rPr>
          <w:fldChar w:fldCharType="separate"/>
        </w:r>
        <w:r w:rsidR="003E0EA4">
          <w:rPr>
            <w:noProof/>
            <w:webHidden/>
          </w:rPr>
          <w:t>31</w:t>
        </w:r>
        <w:r w:rsidR="001F2E1A">
          <w:rPr>
            <w:noProof/>
            <w:webHidden/>
          </w:rPr>
          <w:fldChar w:fldCharType="end"/>
        </w:r>
      </w:hyperlink>
    </w:p>
    <w:p w14:paraId="2C8F758B" w14:textId="53F0A797" w:rsidR="001F2E1A" w:rsidRDefault="001F2E1A">
      <w:pPr>
        <w:pStyle w:val="TOC2"/>
        <w:tabs>
          <w:tab w:val="right" w:leader="dot" w:pos="9350"/>
        </w:tabs>
        <w:rPr>
          <w:rFonts w:eastAsiaTheme="minorEastAsia"/>
          <w:noProof/>
        </w:rPr>
      </w:pPr>
      <w:hyperlink w:anchor="_Toc222064670" w:history="1">
        <w:r w:rsidRPr="00516C00">
          <w:rPr>
            <w:rStyle w:val="Hyperlink"/>
            <w:noProof/>
          </w:rPr>
          <w:t>Transparency</w:t>
        </w:r>
        <w:r>
          <w:rPr>
            <w:noProof/>
            <w:webHidden/>
          </w:rPr>
          <w:tab/>
        </w:r>
        <w:r>
          <w:rPr>
            <w:noProof/>
            <w:webHidden/>
          </w:rPr>
          <w:fldChar w:fldCharType="begin"/>
        </w:r>
        <w:r>
          <w:rPr>
            <w:noProof/>
            <w:webHidden/>
          </w:rPr>
          <w:instrText xml:space="preserve"> PAGEREF _Toc222064670 \h </w:instrText>
        </w:r>
        <w:r>
          <w:rPr>
            <w:noProof/>
            <w:webHidden/>
          </w:rPr>
        </w:r>
        <w:r>
          <w:rPr>
            <w:noProof/>
            <w:webHidden/>
          </w:rPr>
          <w:fldChar w:fldCharType="separate"/>
        </w:r>
        <w:r w:rsidR="003E0EA4">
          <w:rPr>
            <w:noProof/>
            <w:webHidden/>
          </w:rPr>
          <w:t>33</w:t>
        </w:r>
        <w:r>
          <w:rPr>
            <w:noProof/>
            <w:webHidden/>
          </w:rPr>
          <w:fldChar w:fldCharType="end"/>
        </w:r>
      </w:hyperlink>
    </w:p>
    <w:p w14:paraId="1E18E0A4" w14:textId="169D145D" w:rsidR="00925C9F" w:rsidRPr="006E0087" w:rsidRDefault="00925C9F" w:rsidP="005B63A0">
      <w:pPr>
        <w:rPr>
          <w:color w:val="002060"/>
        </w:rPr>
      </w:pPr>
      <w:r>
        <w:rPr>
          <w:color w:val="002060"/>
        </w:rPr>
        <w:fldChar w:fldCharType="end"/>
      </w:r>
    </w:p>
    <w:p w14:paraId="6519F805" w14:textId="77777777" w:rsidR="005B63A0" w:rsidRPr="004B3533" w:rsidRDefault="005B63A0" w:rsidP="00326D68">
      <w:pPr>
        <w:pStyle w:val="Heading1"/>
      </w:pPr>
      <w:bookmarkStart w:id="7" w:name="_Toc215758803"/>
      <w:bookmarkStart w:id="8" w:name="_Toc215760093"/>
      <w:bookmarkStart w:id="9" w:name="_Toc215760296"/>
      <w:bookmarkStart w:id="10" w:name="_Toc215760322"/>
      <w:bookmarkStart w:id="11" w:name="_Toc215760888"/>
      <w:bookmarkStart w:id="12" w:name="_Toc222064653"/>
      <w:r w:rsidRPr="004B3533">
        <w:t>Introduction</w:t>
      </w:r>
      <w:bookmarkEnd w:id="7"/>
      <w:bookmarkEnd w:id="8"/>
      <w:bookmarkEnd w:id="9"/>
      <w:bookmarkEnd w:id="10"/>
      <w:bookmarkEnd w:id="11"/>
      <w:bookmarkEnd w:id="12"/>
    </w:p>
    <w:p w14:paraId="4E174624" w14:textId="10ED14F7" w:rsidR="00E570E0" w:rsidRDefault="00256ABF" w:rsidP="004D3158">
      <w:r w:rsidRPr="00256ABF">
        <w:t>Elections are complex undertakings that require careful planning, precise execution, and public confidence in the results. Audits play a critical role in verifying that elections comply with laws and procedures, reinforcing trust in the process. However, as laws, technology, and public expectations evolve, audit practices must adapt to remain effective and credible. Currently, there are no national standards for election audits, and the differences in election audits across jurisdictions can lead to unclear expectations. Establishing voluntary national professional standards addresses this gap by providing a clear framework for consistency and supporting election officials in implementing best practices.</w:t>
      </w:r>
    </w:p>
    <w:p w14:paraId="154B11EB" w14:textId="404B91E1" w:rsidR="005B63A0" w:rsidRDefault="005B63A0" w:rsidP="004D3158">
      <w:r w:rsidRPr="005B63A0">
        <w:t xml:space="preserve">This guide delivers a </w:t>
      </w:r>
      <w:r w:rsidR="00851A4B">
        <w:t>universal</w:t>
      </w:r>
      <w:r w:rsidR="00851A4B" w:rsidRPr="005B63A0">
        <w:t xml:space="preserve"> </w:t>
      </w:r>
      <w:r w:rsidRPr="005B63A0">
        <w:t xml:space="preserve">set of voluntary professional standards for election audits in the United States. Created in collaboration </w:t>
      </w:r>
      <w:r w:rsidR="003103B0">
        <w:t>by</w:t>
      </w:r>
      <w:r w:rsidR="003103B0" w:rsidRPr="005B63A0">
        <w:t xml:space="preserve"> </w:t>
      </w:r>
      <w:r w:rsidRPr="005B63A0">
        <w:t xml:space="preserve">the U.S. Election Assistance Commission and </w:t>
      </w:r>
      <w:r w:rsidR="007C66AE">
        <w:t xml:space="preserve">members of </w:t>
      </w:r>
      <w:r w:rsidRPr="005B63A0">
        <w:t xml:space="preserve">its </w:t>
      </w:r>
      <w:r w:rsidR="00223549">
        <w:t>a</w:t>
      </w:r>
      <w:r w:rsidRPr="005B63A0">
        <w:t xml:space="preserve">dvisory </w:t>
      </w:r>
      <w:r w:rsidR="00223549">
        <w:t>b</w:t>
      </w:r>
      <w:r w:rsidRPr="005B63A0">
        <w:t>oards, these standards are intended to assist election officials, policymakers, and stakeholders in planning, executing, and evaluating audits across diverse jurisdictions.</w:t>
      </w:r>
    </w:p>
    <w:p w14:paraId="44E1E252" w14:textId="77777777" w:rsidR="00213BF5" w:rsidRPr="00AC53F0" w:rsidRDefault="00213BF5" w:rsidP="00213BF5">
      <w:pPr>
        <w:rPr>
          <w:rFonts w:ascii="Aptos" w:hAnsi="Aptos"/>
        </w:rPr>
      </w:pPr>
      <w:r>
        <w:rPr>
          <w:rFonts w:ascii="Aptos" w:hAnsi="Aptos"/>
          <w:color w:val="000000"/>
        </w:rPr>
        <w:t>Although jurisdictions' needs are unique, the standards are designed to be applicable across all 50 states, five U.S. territories, and the District of Columbia, and</w:t>
      </w:r>
      <w:r>
        <w:rPr>
          <w:rFonts w:ascii="Aptos" w:hAnsi="Aptos"/>
          <w:color w:val="FF0000"/>
        </w:rPr>
        <w:t xml:space="preserve"> </w:t>
      </w:r>
      <w:r w:rsidRPr="00AC53F0">
        <w:rPr>
          <w:rFonts w:ascii="Aptos" w:hAnsi="Aptos"/>
        </w:rPr>
        <w:t>adaptable to a wide variety of election audits.</w:t>
      </w:r>
    </w:p>
    <w:p w14:paraId="7072A67F" w14:textId="577B1820" w:rsidR="00213DD4" w:rsidRDefault="00B57957" w:rsidP="00667E7B">
      <w:r w:rsidRPr="00B57957">
        <w:rPr>
          <w:rFonts w:ascii="Aptos" w:hAnsi="Aptos"/>
          <w:color w:val="000000"/>
        </w:rPr>
        <w:lastRenderedPageBreak/>
        <w:t xml:space="preserve">Election audits can take place before, during, or after an election. The chart </w:t>
      </w:r>
      <w:r w:rsidR="00600B9D">
        <w:rPr>
          <w:rFonts w:ascii="Aptos" w:hAnsi="Aptos"/>
          <w:color w:val="000000"/>
        </w:rPr>
        <w:t>below</w:t>
      </w:r>
      <w:r w:rsidRPr="00B57957">
        <w:rPr>
          <w:rFonts w:ascii="Aptos" w:hAnsi="Aptos"/>
          <w:color w:val="000000"/>
        </w:rPr>
        <w:t xml:space="preserve"> provides examples of </w:t>
      </w:r>
      <w:r w:rsidR="00643B7D">
        <w:rPr>
          <w:rFonts w:ascii="Aptos" w:hAnsi="Aptos"/>
          <w:color w:val="000000"/>
        </w:rPr>
        <w:t xml:space="preserve">some </w:t>
      </w:r>
      <w:r w:rsidRPr="00B57957">
        <w:rPr>
          <w:rFonts w:ascii="Aptos" w:hAnsi="Aptos"/>
          <w:color w:val="000000"/>
        </w:rPr>
        <w:t>common</w:t>
      </w:r>
      <w:r w:rsidR="00600B9D">
        <w:rPr>
          <w:rFonts w:ascii="Aptos" w:hAnsi="Aptos"/>
          <w:color w:val="000000"/>
        </w:rPr>
        <w:t xml:space="preserve"> election</w:t>
      </w:r>
      <w:r w:rsidRPr="00B57957">
        <w:rPr>
          <w:rFonts w:ascii="Aptos" w:hAnsi="Aptos"/>
          <w:color w:val="000000"/>
        </w:rPr>
        <w:t xml:space="preserve"> audit types, </w:t>
      </w:r>
      <w:r w:rsidR="0005566E">
        <w:rPr>
          <w:rFonts w:ascii="Aptos" w:hAnsi="Aptos"/>
          <w:color w:val="000000"/>
        </w:rPr>
        <w:t>though</w:t>
      </w:r>
      <w:r w:rsidRPr="00B57957">
        <w:rPr>
          <w:rFonts w:ascii="Aptos" w:hAnsi="Aptos"/>
          <w:color w:val="000000"/>
        </w:rPr>
        <w:t xml:space="preserve"> jurisdictions may conduct other audits tailored to their unique needs and requirements.</w:t>
      </w:r>
    </w:p>
    <w:p w14:paraId="739DF5FB" w14:textId="671F5B34" w:rsidR="00213DD4" w:rsidRPr="00213DD4" w:rsidRDefault="00213DD4" w:rsidP="00213DD4">
      <w:pPr>
        <w:jc w:val="center"/>
        <w:rPr>
          <w:b/>
          <w:bCs/>
        </w:rPr>
      </w:pPr>
      <w:r w:rsidRPr="00213DD4">
        <w:rPr>
          <w:b/>
          <w:bCs/>
        </w:rPr>
        <w:t>Example: Auditing Activities Before</w:t>
      </w:r>
      <w:r w:rsidR="00A21A0C">
        <w:rPr>
          <w:b/>
          <w:bCs/>
        </w:rPr>
        <w:t>, During</w:t>
      </w:r>
      <w:r w:rsidR="00DB3CDF">
        <w:rPr>
          <w:b/>
          <w:bCs/>
        </w:rPr>
        <w:t>,</w:t>
      </w:r>
      <w:r w:rsidRPr="00213DD4">
        <w:rPr>
          <w:b/>
          <w:bCs/>
        </w:rPr>
        <w:t xml:space="preserve"> and After </w:t>
      </w:r>
      <w:r w:rsidR="00256ABF" w:rsidRPr="00213DD4">
        <w:rPr>
          <w:b/>
          <w:bCs/>
        </w:rPr>
        <w:t>an</w:t>
      </w:r>
      <w:r w:rsidRPr="00213DD4">
        <w:rPr>
          <w:b/>
          <w:bCs/>
        </w:rPr>
        <w:t xml:space="preserve"> Election</w:t>
      </w:r>
    </w:p>
    <w:tbl>
      <w:tblPr>
        <w:tblStyle w:val="TableGrid"/>
        <w:tblW w:w="0" w:type="auto"/>
        <w:tblLook w:val="04A0" w:firstRow="1" w:lastRow="0" w:firstColumn="1" w:lastColumn="0" w:noHBand="0" w:noVBand="1"/>
      </w:tblPr>
      <w:tblGrid>
        <w:gridCol w:w="1975"/>
        <w:gridCol w:w="7375"/>
      </w:tblGrid>
      <w:tr w:rsidR="00860080" w14:paraId="4DF2779B" w14:textId="77777777" w:rsidTr="3FCDD4B3">
        <w:tc>
          <w:tcPr>
            <w:tcW w:w="1975" w:type="dxa"/>
            <w:shd w:val="clear" w:color="auto" w:fill="002060"/>
          </w:tcPr>
          <w:p w14:paraId="57866412" w14:textId="60F03115" w:rsidR="00860080" w:rsidRPr="00213DD4" w:rsidRDefault="00860080" w:rsidP="00667E7B">
            <w:pPr>
              <w:rPr>
                <w:color w:val="FFFFFF" w:themeColor="background1"/>
              </w:rPr>
            </w:pPr>
            <w:r w:rsidRPr="00213DD4">
              <w:rPr>
                <w:color w:val="FFFFFF" w:themeColor="background1"/>
              </w:rPr>
              <w:t>Aud</w:t>
            </w:r>
            <w:r w:rsidR="00892713" w:rsidRPr="00213DD4">
              <w:rPr>
                <w:color w:val="FFFFFF" w:themeColor="background1"/>
              </w:rPr>
              <w:t>it</w:t>
            </w:r>
          </w:p>
        </w:tc>
        <w:tc>
          <w:tcPr>
            <w:tcW w:w="7375" w:type="dxa"/>
            <w:shd w:val="clear" w:color="auto" w:fill="002060"/>
          </w:tcPr>
          <w:p w14:paraId="59B9F4D5" w14:textId="09F3F092" w:rsidR="00860080" w:rsidRPr="00213DD4" w:rsidRDefault="00892713" w:rsidP="00667E7B">
            <w:pPr>
              <w:rPr>
                <w:color w:val="FFFFFF" w:themeColor="background1"/>
              </w:rPr>
            </w:pPr>
            <w:r w:rsidRPr="00213DD4">
              <w:rPr>
                <w:color w:val="FFFFFF" w:themeColor="background1"/>
              </w:rPr>
              <w:t>Description</w:t>
            </w:r>
          </w:p>
        </w:tc>
      </w:tr>
      <w:tr w:rsidR="00860080" w14:paraId="108130A1" w14:textId="77777777" w:rsidTr="3FCDD4B3">
        <w:tc>
          <w:tcPr>
            <w:tcW w:w="1975" w:type="dxa"/>
          </w:tcPr>
          <w:p w14:paraId="69E3422F" w14:textId="3F6669F4" w:rsidR="00860080" w:rsidRDefault="00892713" w:rsidP="00667E7B">
            <w:r w:rsidRPr="00892713">
              <w:t xml:space="preserve">Access audit </w:t>
            </w:r>
          </w:p>
        </w:tc>
        <w:tc>
          <w:tcPr>
            <w:tcW w:w="7375" w:type="dxa"/>
          </w:tcPr>
          <w:p w14:paraId="4E6EECD9" w14:textId="27A40E64" w:rsidR="00860080" w:rsidRDefault="00316C88" w:rsidP="00667E7B">
            <w:r w:rsidRPr="00316C88">
              <w:t xml:space="preserve">An assessment of whether legal procedures were followed to ensure the election’s accessibility to voters with disabilities. </w:t>
            </w:r>
          </w:p>
        </w:tc>
      </w:tr>
      <w:tr w:rsidR="00860080" w14:paraId="57A4EC5E" w14:textId="77777777" w:rsidTr="3FCDD4B3">
        <w:tc>
          <w:tcPr>
            <w:tcW w:w="1975" w:type="dxa"/>
          </w:tcPr>
          <w:p w14:paraId="47334443" w14:textId="0674FC8D" w:rsidR="00860080" w:rsidRDefault="00316C88" w:rsidP="00667E7B">
            <w:r>
              <w:t>A</w:t>
            </w:r>
            <w:r w:rsidRPr="00316C88">
              <w:t xml:space="preserve">utomated independent ballot audit </w:t>
            </w:r>
          </w:p>
        </w:tc>
        <w:tc>
          <w:tcPr>
            <w:tcW w:w="7375" w:type="dxa"/>
          </w:tcPr>
          <w:p w14:paraId="14CEABE3" w14:textId="422C1B1E" w:rsidR="00860080" w:rsidRDefault="00316C88" w:rsidP="00667E7B">
            <w:r w:rsidRPr="00316C88">
              <w:t>An audit that recounts all paper ballots through a different tabulation system to confirm the accuracy of the election results. This audit method provides a visualization of each ballot.</w:t>
            </w:r>
          </w:p>
        </w:tc>
      </w:tr>
      <w:tr w:rsidR="00860080" w14:paraId="7836505F" w14:textId="77777777" w:rsidTr="3FCDD4B3">
        <w:tc>
          <w:tcPr>
            <w:tcW w:w="1975" w:type="dxa"/>
          </w:tcPr>
          <w:p w14:paraId="6D0CC83C" w14:textId="132DA4FA" w:rsidR="00860080" w:rsidRDefault="00316C88" w:rsidP="00667E7B">
            <w:r w:rsidRPr="00316C88">
              <w:t xml:space="preserve">Ballot design audit </w:t>
            </w:r>
          </w:p>
        </w:tc>
        <w:tc>
          <w:tcPr>
            <w:tcW w:w="7375" w:type="dxa"/>
          </w:tcPr>
          <w:p w14:paraId="1E6A89D4" w14:textId="1230E0D5" w:rsidR="00860080" w:rsidRDefault="00F94B07" w:rsidP="00667E7B">
            <w:r w:rsidRPr="00F94B07">
              <w:t>An assessment of the usability of the ballot(s) in an election, often focusing on voters with disabilities or voters who use ballots in languages other than English.</w:t>
            </w:r>
          </w:p>
        </w:tc>
      </w:tr>
      <w:tr w:rsidR="00860080" w14:paraId="654591E6" w14:textId="77777777" w:rsidTr="3FCDD4B3">
        <w:tc>
          <w:tcPr>
            <w:tcW w:w="1975" w:type="dxa"/>
          </w:tcPr>
          <w:p w14:paraId="56B63BDB" w14:textId="2AF18767" w:rsidR="00860080" w:rsidRDefault="00F94B07" w:rsidP="00667E7B">
            <w:r w:rsidRPr="00F94B07">
              <w:t>Ballot reconciliation audit</w:t>
            </w:r>
          </w:p>
        </w:tc>
        <w:tc>
          <w:tcPr>
            <w:tcW w:w="7375" w:type="dxa"/>
          </w:tcPr>
          <w:p w14:paraId="28231767" w14:textId="17057D10" w:rsidR="00860080" w:rsidRDefault="00F94B07" w:rsidP="00667E7B">
            <w:r w:rsidRPr="00F94B07">
              <w:t>A comparison of the published election results with the number of voters who signed poll books during in-person voting or whose mail ballot envelopes were checked in.</w:t>
            </w:r>
          </w:p>
        </w:tc>
      </w:tr>
      <w:tr w:rsidR="00860080" w14:paraId="0B3A3F37" w14:textId="77777777" w:rsidTr="3FCDD4B3">
        <w:tc>
          <w:tcPr>
            <w:tcW w:w="1975" w:type="dxa"/>
          </w:tcPr>
          <w:p w14:paraId="38FB0956" w14:textId="3BD452F1" w:rsidR="00860080" w:rsidRDefault="00F94B07" w:rsidP="00667E7B">
            <w:r w:rsidRPr="00F94B07">
              <w:t xml:space="preserve">Compliance or procedural audit </w:t>
            </w:r>
          </w:p>
        </w:tc>
        <w:tc>
          <w:tcPr>
            <w:tcW w:w="7375" w:type="dxa"/>
          </w:tcPr>
          <w:p w14:paraId="11A1E77C" w14:textId="22CED905" w:rsidR="00860080" w:rsidRDefault="00F94B07" w:rsidP="00667E7B">
            <w:r>
              <w:t>A</w:t>
            </w:r>
            <w:r w:rsidRPr="00F94B07">
              <w:t xml:space="preserve">n audit that examines whether the established processes and procedures were followed throughout the election. </w:t>
            </w:r>
          </w:p>
        </w:tc>
      </w:tr>
      <w:tr w:rsidR="000B32B4" w14:paraId="09825ABB" w14:textId="77777777" w:rsidTr="3FCDD4B3">
        <w:tc>
          <w:tcPr>
            <w:tcW w:w="1975" w:type="dxa"/>
          </w:tcPr>
          <w:p w14:paraId="492B4FED" w14:textId="7A82A4FE" w:rsidR="000B32B4" w:rsidRPr="00F94B07" w:rsidRDefault="000B32B4" w:rsidP="00667E7B">
            <w:r w:rsidRPr="000B32B4">
              <w:t xml:space="preserve">Eligibility audit </w:t>
            </w:r>
          </w:p>
        </w:tc>
        <w:tc>
          <w:tcPr>
            <w:tcW w:w="7375" w:type="dxa"/>
          </w:tcPr>
          <w:p w14:paraId="1DA62266" w14:textId="5DE81767" w:rsidR="000B32B4" w:rsidRDefault="000B32B4" w:rsidP="00667E7B">
            <w:r w:rsidRPr="000B32B4">
              <w:t>A process to verify that the ballots that were counted were legally cast.</w:t>
            </w:r>
          </w:p>
        </w:tc>
      </w:tr>
      <w:tr w:rsidR="32D532BC" w14:paraId="512B5213" w14:textId="77777777" w:rsidTr="3FCDD4B3">
        <w:trPr>
          <w:trHeight w:val="300"/>
        </w:trPr>
        <w:tc>
          <w:tcPr>
            <w:tcW w:w="1975" w:type="dxa"/>
          </w:tcPr>
          <w:p w14:paraId="2FEFF1D6" w14:textId="40AA5A9F" w:rsidR="32D532BC" w:rsidRDefault="3B63D23C" w:rsidP="32D532BC">
            <w:r w:rsidRPr="3FCDD4B3">
              <w:rPr>
                <w:rFonts w:ascii="Aptos" w:eastAsia="Aptos" w:hAnsi="Aptos" w:cs="Aptos"/>
                <w:color w:val="000000" w:themeColor="text1"/>
              </w:rPr>
              <w:t xml:space="preserve">Hash Verification </w:t>
            </w:r>
            <w:r w:rsidRPr="3FCDD4B3">
              <w:rPr>
                <w:rFonts w:ascii="Aptos" w:eastAsia="Aptos" w:hAnsi="Aptos" w:cs="Aptos"/>
              </w:rPr>
              <w:t xml:space="preserve"> </w:t>
            </w:r>
          </w:p>
          <w:p w14:paraId="240CEB5A" w14:textId="0032B913" w:rsidR="32D532BC" w:rsidRDefault="32D532BC" w:rsidP="3FCDD4B3">
            <w:pPr>
              <w:rPr>
                <w:rFonts w:ascii="Aptos" w:eastAsia="Aptos" w:hAnsi="Aptos" w:cs="Aptos"/>
              </w:rPr>
            </w:pPr>
          </w:p>
        </w:tc>
        <w:tc>
          <w:tcPr>
            <w:tcW w:w="7375" w:type="dxa"/>
          </w:tcPr>
          <w:p w14:paraId="0430C948" w14:textId="5618928C" w:rsidR="32D532BC" w:rsidRDefault="3B63D23C" w:rsidP="3FCDD4B3">
            <w:pPr>
              <w:rPr>
                <w:rFonts w:ascii="Aptos" w:eastAsia="Aptos" w:hAnsi="Aptos" w:cs="Aptos"/>
              </w:rPr>
            </w:pPr>
            <w:r w:rsidRPr="3FCDD4B3">
              <w:rPr>
                <w:rFonts w:ascii="Aptos" w:eastAsia="Aptos" w:hAnsi="Aptos" w:cs="Aptos"/>
                <w:color w:val="000000" w:themeColor="text1"/>
              </w:rPr>
              <w:t xml:space="preserve">A process that compares cryptographic hash values of the voting system software to the certified baseline values to ensure that no unauthorized software changes occurred. </w:t>
            </w:r>
            <w:r w:rsidRPr="3FCDD4B3">
              <w:rPr>
                <w:rFonts w:ascii="Aptos" w:eastAsia="Aptos" w:hAnsi="Aptos" w:cs="Aptos"/>
              </w:rPr>
              <w:t xml:space="preserve"> </w:t>
            </w:r>
          </w:p>
        </w:tc>
      </w:tr>
      <w:tr w:rsidR="000B32B4" w14:paraId="28EA5949" w14:textId="77777777" w:rsidTr="3FCDD4B3">
        <w:tc>
          <w:tcPr>
            <w:tcW w:w="1975" w:type="dxa"/>
          </w:tcPr>
          <w:p w14:paraId="7131A561" w14:textId="5262D4FC" w:rsidR="000B32B4" w:rsidRPr="000B32B4" w:rsidRDefault="000B32B4" w:rsidP="00667E7B">
            <w:r w:rsidRPr="000B32B4">
              <w:t xml:space="preserve">Legal audit </w:t>
            </w:r>
          </w:p>
        </w:tc>
        <w:tc>
          <w:tcPr>
            <w:tcW w:w="7375" w:type="dxa"/>
          </w:tcPr>
          <w:p w14:paraId="18A26431" w14:textId="15395ED0" w:rsidR="000B32B4" w:rsidRPr="000B32B4" w:rsidRDefault="000B32B4" w:rsidP="00667E7B">
            <w:r w:rsidRPr="000B32B4">
              <w:t>An assessment of whether election practices comply with all applicable local, state, and federal laws.</w:t>
            </w:r>
          </w:p>
        </w:tc>
      </w:tr>
      <w:tr w:rsidR="000B32B4" w14:paraId="504A678A" w14:textId="77777777" w:rsidTr="3FCDD4B3">
        <w:tc>
          <w:tcPr>
            <w:tcW w:w="1975" w:type="dxa"/>
          </w:tcPr>
          <w:p w14:paraId="45C55330" w14:textId="13489EFC" w:rsidR="000B32B4" w:rsidRPr="000B32B4" w:rsidRDefault="007D64E8" w:rsidP="00667E7B">
            <w:r w:rsidRPr="007D64E8">
              <w:t xml:space="preserve">Logic and accuracy testing </w:t>
            </w:r>
          </w:p>
        </w:tc>
        <w:tc>
          <w:tcPr>
            <w:tcW w:w="7375" w:type="dxa"/>
          </w:tcPr>
          <w:p w14:paraId="3E154024" w14:textId="26C931DF" w:rsidR="000B32B4" w:rsidRPr="000B32B4" w:rsidRDefault="007D64E8" w:rsidP="00667E7B">
            <w:r w:rsidRPr="007D64E8">
              <w:t>A test to examine whether voting systems are counting votes correctly before vote tabulation begins, usually by creating a test deck of ballots and running them through the systems.</w:t>
            </w:r>
          </w:p>
        </w:tc>
      </w:tr>
      <w:tr w:rsidR="007D64E8" w14:paraId="19BF8577" w14:textId="77777777" w:rsidTr="3FCDD4B3">
        <w:tc>
          <w:tcPr>
            <w:tcW w:w="1975" w:type="dxa"/>
          </w:tcPr>
          <w:p w14:paraId="11F53731" w14:textId="47D06AA8" w:rsidR="007D64E8" w:rsidRPr="007D64E8" w:rsidRDefault="007D64E8" w:rsidP="00667E7B">
            <w:r w:rsidRPr="007D64E8">
              <w:t xml:space="preserve">Post-election tabulation audit </w:t>
            </w:r>
          </w:p>
        </w:tc>
        <w:tc>
          <w:tcPr>
            <w:tcW w:w="7375" w:type="dxa"/>
          </w:tcPr>
          <w:p w14:paraId="075317AA" w14:textId="5465C864" w:rsidR="007D64E8" w:rsidRPr="007D64E8" w:rsidRDefault="007D64E8" w:rsidP="00667E7B">
            <w:r w:rsidRPr="007D64E8">
              <w:t xml:space="preserve">An audit in which a sample of ballots are selected and retabulated, and the results are compared to the originally reported vote totals. </w:t>
            </w:r>
          </w:p>
        </w:tc>
      </w:tr>
      <w:tr w:rsidR="007D64E8" w14:paraId="291C55E3" w14:textId="77777777" w:rsidTr="3FCDD4B3">
        <w:tc>
          <w:tcPr>
            <w:tcW w:w="1975" w:type="dxa"/>
          </w:tcPr>
          <w:p w14:paraId="37776ACA" w14:textId="502EC0B4" w:rsidR="007D64E8" w:rsidRPr="007D64E8" w:rsidRDefault="001B5565" w:rsidP="00667E7B">
            <w:r w:rsidRPr="001B5565">
              <w:t xml:space="preserve">Risk-limiting tabulation audit </w:t>
            </w:r>
          </w:p>
        </w:tc>
        <w:tc>
          <w:tcPr>
            <w:tcW w:w="7375" w:type="dxa"/>
          </w:tcPr>
          <w:p w14:paraId="7B488B7E" w14:textId="12AF69F5" w:rsidR="007D64E8" w:rsidRPr="007D64E8" w:rsidRDefault="001B5565" w:rsidP="00667E7B">
            <w:r w:rsidRPr="001B5565">
              <w:t xml:space="preserve">A procedure for checking a sample of ballots (or voter-verifiable records) that provides a prespecified statistical chance of correcting the reported outcome of an election if the reported outcome is wrong (that is, if a full hand count would reveal an outcome different from the reported outcome). </w:t>
            </w:r>
          </w:p>
        </w:tc>
      </w:tr>
      <w:tr w:rsidR="3FCDD4B3" w14:paraId="442ACF5A" w14:textId="77777777" w:rsidTr="3FCDD4B3">
        <w:trPr>
          <w:trHeight w:val="300"/>
        </w:trPr>
        <w:tc>
          <w:tcPr>
            <w:tcW w:w="1975" w:type="dxa"/>
          </w:tcPr>
          <w:p w14:paraId="0A931418" w14:textId="06905384" w:rsidR="58FB29A5" w:rsidRDefault="58FB29A5">
            <w:pPr>
              <w:rPr>
                <w:rFonts w:ascii="Aptos" w:eastAsia="Aptos" w:hAnsi="Aptos" w:cs="Aptos"/>
                <w:color w:val="000000" w:themeColor="text1"/>
              </w:rPr>
            </w:pPr>
            <w:r w:rsidRPr="3FCDD4B3">
              <w:rPr>
                <w:rFonts w:ascii="Aptos" w:eastAsia="Aptos" w:hAnsi="Aptos" w:cs="Aptos"/>
                <w:color w:val="000000" w:themeColor="text1"/>
              </w:rPr>
              <w:t>Voting system postelection</w:t>
            </w:r>
          </w:p>
          <w:p w14:paraId="784B1E00" w14:textId="228A34B2" w:rsidR="58FB29A5" w:rsidRDefault="58FB29A5">
            <w:pPr>
              <w:rPr>
                <w:rFonts w:ascii="Aptos" w:eastAsia="Aptos" w:hAnsi="Aptos" w:cs="Aptos"/>
                <w:color w:val="000000" w:themeColor="text1"/>
              </w:rPr>
            </w:pPr>
            <w:r w:rsidRPr="3FCDD4B3">
              <w:rPr>
                <w:rFonts w:ascii="Aptos" w:eastAsia="Aptos" w:hAnsi="Aptos" w:cs="Aptos"/>
                <w:color w:val="000000" w:themeColor="text1"/>
              </w:rPr>
              <w:t>audit</w:t>
            </w:r>
          </w:p>
          <w:p w14:paraId="778A8EB3" w14:textId="4A082F8B" w:rsidR="3FCDD4B3" w:rsidRDefault="3FCDD4B3" w:rsidP="3FCDD4B3"/>
        </w:tc>
        <w:tc>
          <w:tcPr>
            <w:tcW w:w="7375" w:type="dxa"/>
          </w:tcPr>
          <w:p w14:paraId="0C76F8E6" w14:textId="1701DA3A" w:rsidR="58FB29A5" w:rsidRDefault="58FB29A5">
            <w:r w:rsidRPr="3FCDD4B3">
              <w:rPr>
                <w:rFonts w:ascii="Aptos" w:eastAsia="Aptos" w:hAnsi="Aptos" w:cs="Aptos"/>
                <w:color w:val="000000" w:themeColor="text1"/>
              </w:rPr>
              <w:t xml:space="preserve">An examination of voting system components after the election to verify that the system operated in its certified, authorized configuration throughout the election period. </w:t>
            </w:r>
            <w:r w:rsidRPr="3FCDD4B3">
              <w:rPr>
                <w:rFonts w:ascii="Aptos" w:eastAsia="Aptos" w:hAnsi="Aptos" w:cs="Aptos"/>
              </w:rPr>
              <w:t xml:space="preserve"> </w:t>
            </w:r>
          </w:p>
          <w:p w14:paraId="66C6DB79" w14:textId="37FDBCC0" w:rsidR="3FCDD4B3" w:rsidRDefault="3FCDD4B3" w:rsidP="3FCDD4B3"/>
        </w:tc>
      </w:tr>
    </w:tbl>
    <w:p w14:paraId="50566072" w14:textId="77777777" w:rsidR="001F2E1A" w:rsidRDefault="001F2E1A" w:rsidP="001F2E1A"/>
    <w:p w14:paraId="68E48FDA" w14:textId="62EA4498" w:rsidR="009E3FCF" w:rsidRPr="009E3FCF" w:rsidRDefault="00507637" w:rsidP="001F2E1A">
      <w:r w:rsidRPr="009E3FCF">
        <w:lastRenderedPageBreak/>
        <w:t xml:space="preserve">Although the </w:t>
      </w:r>
      <w:r w:rsidR="0005566E" w:rsidRPr="009E3FCF">
        <w:t xml:space="preserve">guide </w:t>
      </w:r>
      <w:r w:rsidRPr="009E3FCF">
        <w:t xml:space="preserve">provides examples and scenarios, election procedures vary significantly depending on the type of audit, office size, available resources, and local laws. Therefore, officials should exercise their professional judgment and adapt these standards to suit their specific situations. </w:t>
      </w:r>
      <w:bookmarkStart w:id="13" w:name="_Toc215758804"/>
      <w:bookmarkStart w:id="14" w:name="_Toc215760094"/>
      <w:bookmarkStart w:id="15" w:name="_Toc215760297"/>
      <w:bookmarkStart w:id="16" w:name="_Toc215760323"/>
      <w:bookmarkStart w:id="17" w:name="_Toc215760889"/>
    </w:p>
    <w:p w14:paraId="1B287AA5" w14:textId="1C5E4E0A" w:rsidR="005B63A0" w:rsidRPr="004B3533" w:rsidRDefault="005B63A0" w:rsidP="007D6D6E">
      <w:pPr>
        <w:pStyle w:val="Heading1"/>
      </w:pPr>
      <w:bookmarkStart w:id="18" w:name="_Toc222064654"/>
      <w:r w:rsidRPr="004B3533">
        <w:t xml:space="preserve">Using </w:t>
      </w:r>
      <w:proofErr w:type="gramStart"/>
      <w:r w:rsidRPr="004B3533">
        <w:t>the Standards</w:t>
      </w:r>
      <w:bookmarkEnd w:id="13"/>
      <w:bookmarkEnd w:id="14"/>
      <w:bookmarkEnd w:id="15"/>
      <w:bookmarkEnd w:id="16"/>
      <w:bookmarkEnd w:id="17"/>
      <w:bookmarkEnd w:id="18"/>
      <w:proofErr w:type="gramEnd"/>
    </w:p>
    <w:p w14:paraId="134AD950" w14:textId="0FB3887B" w:rsidR="005B63A0" w:rsidRDefault="005B63A0" w:rsidP="005B63A0">
      <w:r w:rsidRPr="005B63A0">
        <w:t xml:space="preserve">These standards </w:t>
      </w:r>
      <w:r w:rsidR="007F2DB1">
        <w:t xml:space="preserve">provide a </w:t>
      </w:r>
      <w:r w:rsidR="00385A0E">
        <w:t xml:space="preserve">voluntary </w:t>
      </w:r>
      <w:r w:rsidR="007F2DB1">
        <w:t>framework for officials involved</w:t>
      </w:r>
      <w:r w:rsidRPr="005B63A0">
        <w:t xml:space="preserve"> in planning and conducting new or existing election audits. Rather than focusing on a particular audit </w:t>
      </w:r>
      <w:r w:rsidR="00F13715">
        <w:t xml:space="preserve">type </w:t>
      </w:r>
      <w:r w:rsidRPr="005B63A0">
        <w:t>or segment of the election process, the standards are designed to be broadly applicable to any election audit. They are intended not as a checklist, but as guideposts for policymakers and election officials to design, refine, and implement audits within their jurisdictions.</w:t>
      </w:r>
    </w:p>
    <w:p w14:paraId="01ED3004" w14:textId="13BBFD54" w:rsidR="007F2DB1" w:rsidRDefault="005B63A0" w:rsidP="00095317">
      <w:r w:rsidRPr="005B63A0">
        <w:t xml:space="preserve">Flexibility is a foundational principle of these standards, acknowledging the </w:t>
      </w:r>
      <w:r w:rsidR="008E3882">
        <w:t>variety</w:t>
      </w:r>
      <w:r w:rsidRPr="005B63A0">
        <w:t xml:space="preserve"> of election administration practices and the unique constraints posed by resources, geography, statutory frameworks, and other factors. There is no single "correct" method for implementing the standards, and the discussion sections explore different approaches for meeting the standards under various circumstances. </w:t>
      </w:r>
    </w:p>
    <w:p w14:paraId="38EA959C" w14:textId="643AEF02" w:rsidR="006A0326" w:rsidRPr="00B02167" w:rsidRDefault="00A54578" w:rsidP="00095317">
      <w:pPr>
        <w:rPr>
          <w:rFonts w:cs="Segoe UI"/>
          <w:sz w:val="18"/>
          <w:szCs w:val="18"/>
        </w:rPr>
      </w:pPr>
      <w:r w:rsidRPr="00B02167">
        <w:rPr>
          <w:rStyle w:val="normaltextrun"/>
          <w:rFonts w:eastAsiaTheme="majorEastAsia" w:cs="Segoe UI"/>
        </w:rPr>
        <w:t xml:space="preserve">When </w:t>
      </w:r>
      <w:r w:rsidR="00DC5191">
        <w:rPr>
          <w:rStyle w:val="normaltextrun"/>
          <w:rFonts w:eastAsiaTheme="majorEastAsia" w:cs="Segoe UI"/>
        </w:rPr>
        <w:t>discussing</w:t>
      </w:r>
      <w:r w:rsidRPr="00B02167">
        <w:rPr>
          <w:rStyle w:val="normaltextrun"/>
          <w:rFonts w:eastAsiaTheme="majorEastAsia" w:cs="Segoe UI"/>
        </w:rPr>
        <w:t xml:space="preserve"> </w:t>
      </w:r>
      <w:r w:rsidR="00C04151">
        <w:rPr>
          <w:rStyle w:val="normaltextrun"/>
          <w:rFonts w:eastAsiaTheme="majorEastAsia" w:cs="Segoe UI"/>
        </w:rPr>
        <w:t>a</w:t>
      </w:r>
      <w:r w:rsidRPr="00B02167">
        <w:rPr>
          <w:rStyle w:val="normaltextrun"/>
          <w:rFonts w:eastAsiaTheme="majorEastAsia" w:cs="Segoe UI"/>
        </w:rPr>
        <w:t xml:space="preserve"> standard</w:t>
      </w:r>
      <w:r w:rsidR="00C04151">
        <w:rPr>
          <w:rStyle w:val="normaltextrun"/>
          <w:rFonts w:eastAsiaTheme="majorEastAsia" w:cs="Segoe UI"/>
        </w:rPr>
        <w:t xml:space="preserve"> publicly</w:t>
      </w:r>
      <w:r w:rsidRPr="00B02167">
        <w:rPr>
          <w:rStyle w:val="normaltextrun"/>
          <w:rFonts w:eastAsiaTheme="majorEastAsia" w:cs="Segoe UI"/>
        </w:rPr>
        <w:t xml:space="preserve">, officials </w:t>
      </w:r>
      <w:r w:rsidR="00FA2952">
        <w:rPr>
          <w:rStyle w:val="normaltextrun"/>
          <w:rFonts w:eastAsiaTheme="majorEastAsia" w:cs="Segoe UI"/>
        </w:rPr>
        <w:t xml:space="preserve">are encouraged to </w:t>
      </w:r>
      <w:r w:rsidRPr="00B02167">
        <w:rPr>
          <w:rStyle w:val="normaltextrun"/>
          <w:rFonts w:eastAsiaTheme="majorEastAsia" w:cs="Segoe UI"/>
        </w:rPr>
        <w:t xml:space="preserve">cite the standard and then explain how they are </w:t>
      </w:r>
      <w:r w:rsidR="00D4333A">
        <w:rPr>
          <w:rStyle w:val="normaltextrun"/>
          <w:rFonts w:eastAsiaTheme="majorEastAsia" w:cs="Segoe UI"/>
        </w:rPr>
        <w:t xml:space="preserve">currently </w:t>
      </w:r>
      <w:r w:rsidRPr="00B02167">
        <w:rPr>
          <w:rStyle w:val="normaltextrun"/>
          <w:rFonts w:eastAsiaTheme="majorEastAsia" w:cs="Segoe UI"/>
        </w:rPr>
        <w:t xml:space="preserve">implementing that </w:t>
      </w:r>
      <w:r w:rsidR="004451BB">
        <w:rPr>
          <w:rStyle w:val="normaltextrun"/>
          <w:rFonts w:eastAsiaTheme="majorEastAsia" w:cs="Segoe UI"/>
        </w:rPr>
        <w:t>principle</w:t>
      </w:r>
      <w:r w:rsidRPr="00B02167">
        <w:rPr>
          <w:rStyle w:val="normaltextrun"/>
          <w:rFonts w:eastAsiaTheme="majorEastAsia" w:cs="Segoe UI"/>
        </w:rPr>
        <w:t xml:space="preserve">. </w:t>
      </w:r>
      <w:r w:rsidR="00004578">
        <w:rPr>
          <w:rStyle w:val="normaltextrun"/>
          <w:rFonts w:eastAsiaTheme="majorEastAsia" w:cs="Segoe UI"/>
        </w:rPr>
        <w:t>Where</w:t>
      </w:r>
      <w:r w:rsidRPr="00B02167">
        <w:rPr>
          <w:rStyle w:val="normaltextrun"/>
          <w:rFonts w:eastAsiaTheme="majorEastAsia" w:cs="Segoe UI"/>
        </w:rPr>
        <w:t xml:space="preserve"> constraints are present, </w:t>
      </w:r>
      <w:r w:rsidR="006B6D84">
        <w:rPr>
          <w:rStyle w:val="normaltextrun"/>
          <w:rFonts w:eastAsiaTheme="majorEastAsia" w:cs="Segoe UI"/>
        </w:rPr>
        <w:t>they</w:t>
      </w:r>
      <w:r w:rsidR="002E3F3F" w:rsidRPr="00B02167">
        <w:rPr>
          <w:rStyle w:val="normaltextrun"/>
          <w:rFonts w:eastAsiaTheme="majorEastAsia" w:cs="Segoe UI"/>
        </w:rPr>
        <w:t xml:space="preserve"> should be explained, citing the relevant </w:t>
      </w:r>
      <w:r w:rsidR="009C348F" w:rsidRPr="00B02167">
        <w:rPr>
          <w:rStyle w:val="normaltextrun"/>
          <w:rFonts w:eastAsiaTheme="majorEastAsia" w:cs="Segoe UI"/>
        </w:rPr>
        <w:t>stat</w:t>
      </w:r>
      <w:r w:rsidR="00BC4FA5">
        <w:rPr>
          <w:rStyle w:val="normaltextrun"/>
          <w:rFonts w:eastAsiaTheme="majorEastAsia" w:cs="Segoe UI"/>
        </w:rPr>
        <w:t>ute</w:t>
      </w:r>
      <w:r w:rsidR="009C348F" w:rsidRPr="00B02167">
        <w:rPr>
          <w:rStyle w:val="normaltextrun"/>
          <w:rFonts w:eastAsiaTheme="majorEastAsia" w:cs="Segoe UI"/>
        </w:rPr>
        <w:t xml:space="preserve"> or regulation where possible. </w:t>
      </w:r>
      <w:r w:rsidR="007E6EFF" w:rsidRPr="00B02167">
        <w:rPr>
          <w:rStyle w:val="normaltextrun"/>
          <w:rFonts w:eastAsiaTheme="majorEastAsia" w:cs="Segoe UI"/>
        </w:rPr>
        <w:t>For example, for the standard of</w:t>
      </w:r>
      <w:r w:rsidR="006A0326" w:rsidRPr="00B02167">
        <w:rPr>
          <w:rStyle w:val="normaltextrun"/>
          <w:rFonts w:eastAsiaTheme="majorEastAsia" w:cs="Segoe UI"/>
        </w:rPr>
        <w:t xml:space="preserve"> “Transparency,” a theoretical jurisdiction </w:t>
      </w:r>
      <w:r w:rsidR="007E6EFF" w:rsidRPr="00B02167">
        <w:rPr>
          <w:rStyle w:val="normaltextrun"/>
          <w:rFonts w:eastAsiaTheme="majorEastAsia" w:cs="Segoe UI"/>
        </w:rPr>
        <w:t xml:space="preserve">might </w:t>
      </w:r>
      <w:r w:rsidR="006A0326" w:rsidRPr="00B02167">
        <w:rPr>
          <w:rStyle w:val="normaltextrun"/>
          <w:rFonts w:eastAsiaTheme="majorEastAsia" w:cs="Segoe UI"/>
        </w:rPr>
        <w:t>say: </w:t>
      </w:r>
      <w:r w:rsidR="006A0326" w:rsidRPr="00B02167">
        <w:rPr>
          <w:rStyle w:val="eop"/>
          <w:rFonts w:eastAsiaTheme="majorEastAsia" w:cs="Segoe UI"/>
        </w:rPr>
        <w:t> </w:t>
      </w:r>
    </w:p>
    <w:p w14:paraId="312608B3" w14:textId="179DD984" w:rsidR="003320AE" w:rsidRPr="001E0857" w:rsidRDefault="006A0326" w:rsidP="001E0857">
      <w:pPr>
        <w:rPr>
          <w:rFonts w:cs="Segoe UI"/>
          <w:sz w:val="18"/>
          <w:szCs w:val="18"/>
        </w:rPr>
      </w:pPr>
      <w:r w:rsidRPr="00B02167">
        <w:rPr>
          <w:rStyle w:val="normaltextrun"/>
          <w:rFonts w:cs="Segoe UI"/>
          <w:i/>
          <w:iCs/>
        </w:rPr>
        <w:t>“We adhere to the U.S. Election Assistance Commission’s Standards for Election</w:t>
      </w:r>
      <w:r w:rsidRPr="00B02167">
        <w:rPr>
          <w:rStyle w:val="normaltextrun"/>
          <w:rFonts w:eastAsiaTheme="majorEastAsia" w:cs="Segoe UI"/>
          <w:i/>
          <w:strike/>
          <w:color w:val="D13438"/>
        </w:rPr>
        <w:t xml:space="preserve"> </w:t>
      </w:r>
      <w:r w:rsidRPr="00B02167">
        <w:rPr>
          <w:rStyle w:val="normaltextrun"/>
          <w:rFonts w:eastAsiaTheme="majorEastAsia" w:cs="Segoe UI"/>
          <w:i/>
        </w:rPr>
        <w:t xml:space="preserve">Audits. For the standard of </w:t>
      </w:r>
      <w:r w:rsidR="00D545BE">
        <w:rPr>
          <w:rStyle w:val="normaltextrun"/>
          <w:rFonts w:eastAsiaTheme="majorEastAsia" w:cs="Segoe UI"/>
          <w:b/>
          <w:i/>
        </w:rPr>
        <w:t>t</w:t>
      </w:r>
      <w:r w:rsidRPr="00B02167">
        <w:rPr>
          <w:rStyle w:val="normaltextrun"/>
          <w:rFonts w:eastAsiaTheme="majorEastAsia" w:cs="Segoe UI"/>
          <w:b/>
          <w:i/>
        </w:rPr>
        <w:t>ransparency</w:t>
      </w:r>
      <w:r w:rsidRPr="00B02167">
        <w:rPr>
          <w:rStyle w:val="normaltextrun"/>
          <w:rFonts w:eastAsiaTheme="majorEastAsia" w:cs="Segoe UI"/>
          <w:i/>
        </w:rPr>
        <w:t xml:space="preserve">, we provide … (for example) two weeks of public notice </w:t>
      </w:r>
      <w:r w:rsidR="000622E2">
        <w:rPr>
          <w:rStyle w:val="normaltextrun"/>
          <w:rFonts w:eastAsiaTheme="majorEastAsia" w:cs="Segoe UI"/>
          <w:i/>
        </w:rPr>
        <w:t xml:space="preserve">before each audit </w:t>
      </w:r>
      <w:r w:rsidRPr="00B02167">
        <w:rPr>
          <w:rStyle w:val="normaltextrun"/>
          <w:rFonts w:eastAsiaTheme="majorEastAsia" w:cs="Segoe UI"/>
          <w:i/>
        </w:rPr>
        <w:t>and opportunities for public observation.</w:t>
      </w:r>
      <w:r w:rsidR="00407845">
        <w:rPr>
          <w:rStyle w:val="normaltextrun"/>
          <w:rFonts w:eastAsiaTheme="majorEastAsia" w:cs="Segoe UI"/>
          <w:i/>
        </w:rPr>
        <w:t xml:space="preserve"> Because the space in our courthouse is limited, we can only accommodate 35 public observers at any given </w:t>
      </w:r>
      <w:r w:rsidR="000622E2">
        <w:rPr>
          <w:rStyle w:val="normaltextrun"/>
          <w:rFonts w:eastAsiaTheme="majorEastAsia" w:cs="Segoe UI"/>
          <w:i/>
        </w:rPr>
        <w:t xml:space="preserve">time and will </w:t>
      </w:r>
      <w:r w:rsidR="00FF5135">
        <w:rPr>
          <w:rStyle w:val="normaltextrun"/>
          <w:rFonts w:eastAsiaTheme="majorEastAsia" w:cs="Segoe UI"/>
          <w:i/>
        </w:rPr>
        <w:t>rotate observers through once we reach capacity.”</w:t>
      </w:r>
    </w:p>
    <w:p w14:paraId="575D7E87" w14:textId="4D3AF733" w:rsidR="007C6560" w:rsidRPr="004B3533" w:rsidRDefault="007C6560" w:rsidP="00424422">
      <w:pPr>
        <w:pStyle w:val="Heading1"/>
        <w:rPr>
          <w:color w:val="002060"/>
        </w:rPr>
      </w:pPr>
      <w:bookmarkStart w:id="19" w:name="_Toc215055864"/>
      <w:bookmarkStart w:id="20" w:name="_Toc215758805"/>
      <w:bookmarkStart w:id="21" w:name="_Toc215760095"/>
      <w:bookmarkStart w:id="22" w:name="_Toc215760298"/>
      <w:bookmarkStart w:id="23" w:name="_Toc215760324"/>
      <w:bookmarkStart w:id="24" w:name="_Toc215760890"/>
      <w:bookmarkStart w:id="25" w:name="_Toc222064655"/>
      <w:r w:rsidRPr="004B3533">
        <w:rPr>
          <w:color w:val="002060"/>
        </w:rPr>
        <w:t>S</w:t>
      </w:r>
      <w:bookmarkEnd w:id="19"/>
      <w:r w:rsidR="005E53FC" w:rsidRPr="004B3533">
        <w:rPr>
          <w:color w:val="002060"/>
        </w:rPr>
        <w:t>tandards</w:t>
      </w:r>
      <w:r w:rsidR="008D1B96" w:rsidRPr="004B3533">
        <w:rPr>
          <w:color w:val="002060"/>
        </w:rPr>
        <w:t xml:space="preserve"> Framework</w:t>
      </w:r>
      <w:bookmarkEnd w:id="20"/>
      <w:bookmarkEnd w:id="21"/>
      <w:bookmarkEnd w:id="22"/>
      <w:bookmarkEnd w:id="23"/>
      <w:bookmarkEnd w:id="24"/>
      <w:bookmarkEnd w:id="25"/>
    </w:p>
    <w:p w14:paraId="2A9E6C69" w14:textId="1AB1CE3D" w:rsidR="00EE613B" w:rsidRDefault="006639DD" w:rsidP="000859B9">
      <w:r>
        <w:t xml:space="preserve">The </w:t>
      </w:r>
      <w:r w:rsidR="003320AE">
        <w:t>standards</w:t>
      </w:r>
      <w:r>
        <w:t xml:space="preserve"> contained here are </w:t>
      </w:r>
      <w:r w:rsidR="00065FE7">
        <w:t xml:space="preserve">organized </w:t>
      </w:r>
      <w:r w:rsidR="004E67C3">
        <w:t xml:space="preserve">alphabetically </w:t>
      </w:r>
      <w:r w:rsidR="008A1687">
        <w:t>within</w:t>
      </w:r>
      <w:r w:rsidR="00065FE7">
        <w:t xml:space="preserve"> topic</w:t>
      </w:r>
      <w:r w:rsidR="004A1F27">
        <w:t xml:space="preserve">, enabling officials </w:t>
      </w:r>
      <w:r w:rsidR="009C20D1">
        <w:t>to identify applicable standards quickly</w:t>
      </w:r>
      <w:r w:rsidR="00556160">
        <w:t xml:space="preserve">. </w:t>
      </w:r>
      <w:r w:rsidR="00224971">
        <w:t xml:space="preserve"> </w:t>
      </w:r>
      <w:r w:rsidR="00556160">
        <w:t xml:space="preserve">Each topic is labeled, followed by the standard itself, and a discussion section that contains </w:t>
      </w:r>
      <w:r w:rsidR="00AA74F7">
        <w:t xml:space="preserve">examples of </w:t>
      </w:r>
      <w:r w:rsidR="007073CE">
        <w:t>how the standard might be applied</w:t>
      </w:r>
      <w:r w:rsidR="007E36D7">
        <w:t xml:space="preserve"> follows</w:t>
      </w:r>
      <w:r w:rsidR="007073CE">
        <w:t xml:space="preserve">. </w:t>
      </w:r>
    </w:p>
    <w:p w14:paraId="014FC894" w14:textId="77777777" w:rsidR="00A06757" w:rsidRDefault="00A06757" w:rsidP="000859B9"/>
    <w:p w14:paraId="4834FB10" w14:textId="77777777" w:rsidR="00A06757" w:rsidRDefault="00A06757" w:rsidP="000859B9"/>
    <w:tbl>
      <w:tblPr>
        <w:tblStyle w:val="TableGrid"/>
        <w:tblpPr w:leftFromText="180" w:rightFromText="180" w:vertAnchor="text" w:horzAnchor="margin" w:tblpY="19"/>
        <w:tblW w:w="0" w:type="auto"/>
        <w:tblLook w:val="04A0" w:firstRow="1" w:lastRow="0" w:firstColumn="1" w:lastColumn="0" w:noHBand="0" w:noVBand="1"/>
      </w:tblPr>
      <w:tblGrid>
        <w:gridCol w:w="2335"/>
        <w:gridCol w:w="7015"/>
      </w:tblGrid>
      <w:tr w:rsidR="00B70853" w14:paraId="05521558" w14:textId="77777777" w:rsidTr="00B70853">
        <w:tc>
          <w:tcPr>
            <w:tcW w:w="2335" w:type="dxa"/>
            <w:shd w:val="clear" w:color="auto" w:fill="F2F2F2" w:themeFill="background1" w:themeFillShade="F2"/>
          </w:tcPr>
          <w:p w14:paraId="518ED722" w14:textId="77777777" w:rsidR="00B70853" w:rsidRDefault="00B70853" w:rsidP="00B70853">
            <w:r>
              <w:lastRenderedPageBreak/>
              <w:t>Topic</w:t>
            </w:r>
          </w:p>
        </w:tc>
        <w:tc>
          <w:tcPr>
            <w:tcW w:w="7015" w:type="dxa"/>
            <w:shd w:val="clear" w:color="auto" w:fill="F2F2F2" w:themeFill="background1" w:themeFillShade="F2"/>
          </w:tcPr>
          <w:p w14:paraId="6FE02757" w14:textId="77777777" w:rsidR="00B70853" w:rsidRDefault="00B70853" w:rsidP="00B70853">
            <w:r>
              <w:t>Standards</w:t>
            </w:r>
          </w:p>
        </w:tc>
      </w:tr>
      <w:tr w:rsidR="00B70853" w14:paraId="69B9D05F" w14:textId="77777777" w:rsidTr="00B70853">
        <w:tc>
          <w:tcPr>
            <w:tcW w:w="2335" w:type="dxa"/>
          </w:tcPr>
          <w:p w14:paraId="39097143" w14:textId="77777777" w:rsidR="00B70853" w:rsidRDefault="00B70853" w:rsidP="00B70853">
            <w:r>
              <w:t>Objective</w:t>
            </w:r>
          </w:p>
        </w:tc>
        <w:tc>
          <w:tcPr>
            <w:tcW w:w="7015" w:type="dxa"/>
          </w:tcPr>
          <w:p w14:paraId="3A4AFC32" w14:textId="347C90A8" w:rsidR="002114FC" w:rsidRDefault="00B70853" w:rsidP="002114FC">
            <w:r w:rsidRPr="006E05DF">
              <w:t>Authorization, Ethics</w:t>
            </w:r>
            <w:r>
              <w:t xml:space="preserve">, </w:t>
            </w:r>
            <w:r w:rsidRPr="006E05DF">
              <w:t xml:space="preserve">Funding, Impartiality, </w:t>
            </w:r>
            <w:r w:rsidR="002114FC">
              <w:t xml:space="preserve">&amp; </w:t>
            </w:r>
            <w:r w:rsidRPr="006E05DF">
              <w:t>Independence</w:t>
            </w:r>
          </w:p>
        </w:tc>
      </w:tr>
      <w:tr w:rsidR="00B70853" w14:paraId="39A8627F" w14:textId="77777777" w:rsidTr="00B70853">
        <w:tc>
          <w:tcPr>
            <w:tcW w:w="2335" w:type="dxa"/>
          </w:tcPr>
          <w:p w14:paraId="187BADEC" w14:textId="77777777" w:rsidR="00B70853" w:rsidRPr="00DC18C3" w:rsidRDefault="00B70853" w:rsidP="00B70853">
            <w:r>
              <w:t>Professional</w:t>
            </w:r>
          </w:p>
        </w:tc>
        <w:tc>
          <w:tcPr>
            <w:tcW w:w="7015" w:type="dxa"/>
          </w:tcPr>
          <w:p w14:paraId="5BCBEF4E" w14:textId="2A201835" w:rsidR="002114FC" w:rsidRPr="00957B8E" w:rsidRDefault="00B70853" w:rsidP="002114FC">
            <w:r w:rsidRPr="006E05DF">
              <w:t>Competence</w:t>
            </w:r>
            <w:r w:rsidR="002114FC">
              <w:t xml:space="preserve"> &amp;</w:t>
            </w:r>
            <w:r>
              <w:t xml:space="preserve"> </w:t>
            </w:r>
            <w:r w:rsidRPr="00957B8E">
              <w:t>Standardization</w:t>
            </w:r>
          </w:p>
        </w:tc>
      </w:tr>
      <w:tr w:rsidR="00B70853" w14:paraId="001AFC9C" w14:textId="77777777" w:rsidTr="00B70853">
        <w:tc>
          <w:tcPr>
            <w:tcW w:w="2335" w:type="dxa"/>
          </w:tcPr>
          <w:p w14:paraId="62EA4C71" w14:textId="72C39516" w:rsidR="00B70853" w:rsidRDefault="00B70853" w:rsidP="002114FC">
            <w:r w:rsidRPr="00DC18C3">
              <w:t>Effective</w:t>
            </w:r>
          </w:p>
        </w:tc>
        <w:tc>
          <w:tcPr>
            <w:tcW w:w="7015" w:type="dxa"/>
          </w:tcPr>
          <w:p w14:paraId="3899D206" w14:textId="29C63CDF" w:rsidR="00B70853" w:rsidRDefault="00B70853" w:rsidP="002114FC">
            <w:r w:rsidRPr="00957B8E">
              <w:t xml:space="preserve">Appropriateness, </w:t>
            </w:r>
            <w:r>
              <w:t>Efficacy,</w:t>
            </w:r>
            <w:r w:rsidR="002114FC">
              <w:t xml:space="preserve"> &amp; </w:t>
            </w:r>
            <w:r w:rsidRPr="00957B8E">
              <w:t>Flexibility</w:t>
            </w:r>
          </w:p>
        </w:tc>
      </w:tr>
      <w:tr w:rsidR="00B70853" w14:paraId="3240CFE6" w14:textId="77777777" w:rsidTr="00B70853">
        <w:tc>
          <w:tcPr>
            <w:tcW w:w="2335" w:type="dxa"/>
          </w:tcPr>
          <w:p w14:paraId="2659AAA4" w14:textId="77777777" w:rsidR="00B70853" w:rsidRDefault="00B70853" w:rsidP="00B70853">
            <w:r>
              <w:t>Secure</w:t>
            </w:r>
          </w:p>
        </w:tc>
        <w:tc>
          <w:tcPr>
            <w:tcW w:w="7015" w:type="dxa"/>
          </w:tcPr>
          <w:p w14:paraId="264B4FCA" w14:textId="42A0DCE7" w:rsidR="00B70853" w:rsidRDefault="00B70853" w:rsidP="002114FC">
            <w:r w:rsidRPr="00957B8E">
              <w:t>Privacy/Confidentiality</w:t>
            </w:r>
            <w:r>
              <w:t xml:space="preserve">, </w:t>
            </w:r>
            <w:r w:rsidR="002114FC">
              <w:t xml:space="preserve">&amp; </w:t>
            </w:r>
            <w:r>
              <w:t>Security</w:t>
            </w:r>
          </w:p>
        </w:tc>
      </w:tr>
      <w:tr w:rsidR="00B70853" w14:paraId="2A00898A" w14:textId="77777777" w:rsidTr="00B70853">
        <w:tc>
          <w:tcPr>
            <w:tcW w:w="2335" w:type="dxa"/>
          </w:tcPr>
          <w:p w14:paraId="7B748A62" w14:textId="77777777" w:rsidR="00B70853" w:rsidRDefault="00B70853" w:rsidP="00B70853">
            <w:r>
              <w:t>Accountable</w:t>
            </w:r>
          </w:p>
        </w:tc>
        <w:tc>
          <w:tcPr>
            <w:tcW w:w="7015" w:type="dxa"/>
          </w:tcPr>
          <w:p w14:paraId="006B2895" w14:textId="6444BA61" w:rsidR="00B70853" w:rsidRDefault="00B70853" w:rsidP="002114FC">
            <w:r w:rsidRPr="00CC56F9">
              <w:t>Public Communication</w:t>
            </w:r>
            <w:r w:rsidR="002114FC">
              <w:t xml:space="preserve"> &amp; </w:t>
            </w:r>
            <w:r w:rsidRPr="00CC56F9">
              <w:t>Transparency</w:t>
            </w:r>
          </w:p>
        </w:tc>
      </w:tr>
    </w:tbl>
    <w:p w14:paraId="1EDE3668" w14:textId="77777777" w:rsidR="00B70853" w:rsidRDefault="00B70853" w:rsidP="00F865FD">
      <w:pPr>
        <w:rPr>
          <w:b/>
          <w:bCs/>
          <w:color w:val="002060"/>
        </w:rPr>
      </w:pPr>
    </w:p>
    <w:p w14:paraId="6A9F742A" w14:textId="64B56B31" w:rsidR="00F865FD" w:rsidRDefault="009D17E5" w:rsidP="00F865FD">
      <w:pPr>
        <w:rPr>
          <w:b/>
          <w:bCs/>
          <w:color w:val="002060"/>
        </w:rPr>
      </w:pPr>
      <w:r>
        <w:rPr>
          <w:b/>
          <w:bCs/>
          <w:color w:val="002060"/>
        </w:rPr>
        <w:t xml:space="preserve">Topic: </w:t>
      </w:r>
      <w:r w:rsidR="00F865FD" w:rsidRPr="00F865FD">
        <w:rPr>
          <w:b/>
          <w:bCs/>
          <w:color w:val="002060"/>
        </w:rPr>
        <w:t>Objective</w:t>
      </w:r>
    </w:p>
    <w:p w14:paraId="78611125" w14:textId="65E2F13F" w:rsidR="00FF4CFB" w:rsidRDefault="00FF4CFB" w:rsidP="00F865FD">
      <w:r>
        <w:t>Objectivity</w:t>
      </w:r>
      <w:r w:rsidRPr="00015938">
        <w:t xml:space="preserve"> </w:t>
      </w:r>
      <w:r>
        <w:t xml:space="preserve">in </w:t>
      </w:r>
      <w:r w:rsidRPr="00015938">
        <w:t xml:space="preserve">election audits </w:t>
      </w:r>
      <w:r>
        <w:t xml:space="preserve">means that they </w:t>
      </w:r>
      <w:r w:rsidRPr="00015938">
        <w:t xml:space="preserve">are conducted under proper legal authority, with transparent funding and unbiased oversight. </w:t>
      </w:r>
      <w:r w:rsidR="0094397E" w:rsidRPr="00015938">
        <w:t xml:space="preserve">This foundation is essential for public trust, as it demonstrates that audits are not only </w:t>
      </w:r>
      <w:r w:rsidR="0094397E">
        <w:t>authorized</w:t>
      </w:r>
      <w:r w:rsidR="0094397E" w:rsidRPr="00015938">
        <w:t xml:space="preserve"> but are </w:t>
      </w:r>
      <w:r w:rsidR="0094397E">
        <w:t>conducted without undue</w:t>
      </w:r>
      <w:r w:rsidR="0094397E" w:rsidRPr="00015938">
        <w:t xml:space="preserve"> influence or conflicts of interest. When audits are </w:t>
      </w:r>
      <w:r w:rsidR="0094397E">
        <w:t>objective</w:t>
      </w:r>
      <w:r w:rsidR="0094397E" w:rsidRPr="00015938">
        <w:t>, stakeholders can be confident that the process is fair</w:t>
      </w:r>
      <w:r w:rsidR="00067207">
        <w:t xml:space="preserve"> and </w:t>
      </w:r>
      <w:r w:rsidR="0094397E" w:rsidRPr="00015938">
        <w:t>lawful.</w:t>
      </w:r>
    </w:p>
    <w:p w14:paraId="5366E64B" w14:textId="08CD9E96" w:rsidR="003F0A22" w:rsidRPr="003F0A22" w:rsidRDefault="003F0A22" w:rsidP="003F0A22">
      <w:pPr>
        <w:rPr>
          <w:b/>
          <w:bCs/>
          <w:color w:val="002060"/>
        </w:rPr>
      </w:pPr>
      <w:r w:rsidRPr="003F0A22">
        <w:rPr>
          <w:b/>
          <w:bCs/>
        </w:rPr>
        <w:t>Standards</w:t>
      </w:r>
    </w:p>
    <w:p w14:paraId="339E3FDA" w14:textId="42DCD657" w:rsidR="0067643F" w:rsidRDefault="00FF4CFB" w:rsidP="00FF4CFB">
      <w:pPr>
        <w:pStyle w:val="ListParagraph"/>
        <w:numPr>
          <w:ilvl w:val="0"/>
          <w:numId w:val="55"/>
        </w:numPr>
      </w:pPr>
      <w:r w:rsidRPr="0067643F">
        <w:rPr>
          <w:b/>
          <w:bCs/>
        </w:rPr>
        <w:t>Authorization</w:t>
      </w:r>
      <w:r w:rsidR="0067643F">
        <w:t xml:space="preserve">: </w:t>
      </w:r>
      <w:r w:rsidRPr="001E263C">
        <w:t xml:space="preserve">Audits should be </w:t>
      </w:r>
      <w:ins w:id="26" w:author="Michael Raisch" w:date="2026-04-22T20:20:00Z" w16du:dateUtc="2026-04-23T02:20:00Z">
        <w:r w:rsidR="00A957FF">
          <w:t xml:space="preserve">designed and </w:t>
        </w:r>
      </w:ins>
      <w:r w:rsidRPr="001E263C">
        <w:t>conducted </w:t>
      </w:r>
      <w:proofErr w:type="gramStart"/>
      <w:r w:rsidRPr="001E263C">
        <w:t>at</w:t>
      </w:r>
      <w:proofErr w:type="gramEnd"/>
      <w:r w:rsidRPr="001E263C">
        <w:t xml:space="preserve"> the direction of </w:t>
      </w:r>
      <w:ins w:id="27" w:author="Michael Raisch" w:date="2026-04-22T20:03:00Z" w16du:dateUtc="2026-04-23T02:03:00Z">
        <w:r w:rsidR="00567A00">
          <w:t>an Indepe</w:t>
        </w:r>
      </w:ins>
      <w:ins w:id="28" w:author="Michael Raisch" w:date="2026-04-22T20:04:00Z" w16du:dateUtc="2026-04-23T02:04:00Z">
        <w:r w:rsidR="00567A00">
          <w:t xml:space="preserve">ndent </w:t>
        </w:r>
      </w:ins>
      <w:ins w:id="29" w:author="Michael Raisch" w:date="2026-04-22T20:03:00Z" w16du:dateUtc="2026-04-23T02:03:00Z">
        <w:r w:rsidR="00567A00">
          <w:t>Audit Committee</w:t>
        </w:r>
      </w:ins>
      <w:ins w:id="30" w:author="Michael Raisch" w:date="2026-04-22T20:04:00Z" w16du:dateUtc="2026-04-23T02:04:00Z">
        <w:r w:rsidR="00567A00">
          <w:t xml:space="preserve"> to be determined by each individual state.  </w:t>
        </w:r>
      </w:ins>
      <w:ins w:id="31" w:author="Michael Raisch" w:date="2026-04-22T20:05:00Z" w16du:dateUtc="2026-04-23T02:05:00Z">
        <w:r w:rsidR="00567A00">
          <w:t xml:space="preserve">The Audit Committee </w:t>
        </w:r>
      </w:ins>
      <w:ins w:id="32" w:author="Michael Raisch" w:date="2026-04-22T20:10:00Z" w16du:dateUtc="2026-04-23T02:10:00Z">
        <w:r w:rsidR="00A957FF">
          <w:t>could be an independent body from the state government</w:t>
        </w:r>
      </w:ins>
      <w:ins w:id="33" w:author="Michael Raisch" w:date="2026-04-22T20:12:00Z" w16du:dateUtc="2026-04-23T02:12:00Z">
        <w:r w:rsidR="00A957FF">
          <w:t>,</w:t>
        </w:r>
      </w:ins>
      <w:ins w:id="34" w:author="Michael Raisch" w:date="2026-04-22T20:10:00Z" w16du:dateUtc="2026-04-23T02:10:00Z">
        <w:r w:rsidR="00A957FF">
          <w:t xml:space="preserve"> or at </w:t>
        </w:r>
      </w:ins>
      <w:ins w:id="35" w:author="Michael Raisch" w:date="2026-04-22T20:12:00Z" w16du:dateUtc="2026-04-23T02:12:00Z">
        <w:r w:rsidR="00A957FF">
          <w:t xml:space="preserve">the very </w:t>
        </w:r>
      </w:ins>
      <w:ins w:id="36" w:author="Michael Raisch" w:date="2026-04-22T20:10:00Z" w16du:dateUtc="2026-04-23T02:10:00Z">
        <w:r w:rsidR="00A957FF">
          <w:t>least</w:t>
        </w:r>
      </w:ins>
      <w:ins w:id="37" w:author="Michael Raisch" w:date="2026-04-22T20:12:00Z" w16du:dateUtc="2026-04-23T02:12:00Z">
        <w:r w:rsidR="00A957FF">
          <w:t>,</w:t>
        </w:r>
      </w:ins>
      <w:ins w:id="38" w:author="Michael Raisch" w:date="2026-04-22T20:10:00Z" w16du:dateUtc="2026-04-23T02:10:00Z">
        <w:r w:rsidR="00A957FF">
          <w:t xml:space="preserve"> </w:t>
        </w:r>
      </w:ins>
      <w:ins w:id="39" w:author="Michael Raisch" w:date="2026-04-22T20:11:00Z" w16du:dateUtc="2026-04-23T02:11:00Z">
        <w:r w:rsidR="00A957FF">
          <w:t>report</w:t>
        </w:r>
      </w:ins>
      <w:ins w:id="40" w:author="Michael Raisch" w:date="2026-04-22T20:12:00Z" w16du:dateUtc="2026-04-23T02:12:00Z">
        <w:r w:rsidR="00A957FF">
          <w:t xml:space="preserve"> to a </w:t>
        </w:r>
      </w:ins>
      <w:ins w:id="41" w:author="Michael Raisch" w:date="2026-04-22T20:13:00Z" w16du:dateUtc="2026-04-23T02:13:00Z">
        <w:r w:rsidR="00A957FF">
          <w:t>committee of the legislature that is mandated by statute to be bi</w:t>
        </w:r>
      </w:ins>
      <w:ins w:id="42" w:author="Michael Raisch" w:date="2026-04-22T20:11:00Z" w16du:dateUtc="2026-04-23T02:11:00Z">
        <w:r w:rsidR="00A957FF">
          <w:t>partisan</w:t>
        </w:r>
      </w:ins>
      <w:ins w:id="43" w:author="Michael Raisch" w:date="2026-04-22T20:13:00Z" w16du:dateUtc="2026-04-23T02:13:00Z">
        <w:r w:rsidR="00A957FF">
          <w:t xml:space="preserve">.  </w:t>
        </w:r>
      </w:ins>
      <w:ins w:id="44" w:author="Michael Raisch" w:date="2026-04-22T20:14:00Z" w16du:dateUtc="2026-04-23T02:14:00Z">
        <w:r w:rsidR="00A957FF">
          <w:t xml:space="preserve">The Audit Committee should </w:t>
        </w:r>
      </w:ins>
      <w:ins w:id="45" w:author="Michael Raisch" w:date="2026-04-22T20:06:00Z" w16du:dateUtc="2026-04-23T02:06:00Z">
        <w:r w:rsidR="00567A00">
          <w:t xml:space="preserve">not be controlled by </w:t>
        </w:r>
      </w:ins>
      <w:r w:rsidRPr="001E263C">
        <w:t>the chief election official at the state or local level</w:t>
      </w:r>
      <w:ins w:id="46" w:author="Michael Raisch" w:date="2026-04-22T20:07:00Z" w16du:dateUtc="2026-04-23T02:07:00Z">
        <w:r w:rsidR="00567A00">
          <w:t>.  However</w:t>
        </w:r>
      </w:ins>
      <w:ins w:id="47" w:author="Michael Raisch" w:date="2026-04-22T20:14:00Z" w16du:dateUtc="2026-04-23T02:14:00Z">
        <w:r w:rsidR="00A957FF">
          <w:t>,</w:t>
        </w:r>
      </w:ins>
      <w:ins w:id="48" w:author="Michael Raisch" w:date="2026-04-22T20:07:00Z" w16du:dateUtc="2026-04-23T02:07:00Z">
        <w:r w:rsidR="00567A00">
          <w:t xml:space="preserve"> the </w:t>
        </w:r>
      </w:ins>
      <w:ins w:id="49" w:author="Michael Raisch" w:date="2026-04-22T20:08:00Z" w16du:dateUtc="2026-04-23T02:08:00Z">
        <w:r w:rsidR="00567A00">
          <w:t xml:space="preserve">Audit Committee should </w:t>
        </w:r>
      </w:ins>
      <w:ins w:id="50" w:author="Michael Raisch" w:date="2026-04-22T20:14:00Z" w16du:dateUtc="2026-04-23T02:14:00Z">
        <w:r w:rsidR="00A957FF">
          <w:t xml:space="preserve">provide </w:t>
        </w:r>
      </w:ins>
      <w:ins w:id="51" w:author="Michael Raisch" w:date="2026-04-22T20:18:00Z" w16du:dateUtc="2026-04-23T02:18:00Z">
        <w:r w:rsidR="00A957FF">
          <w:t xml:space="preserve">a form of </w:t>
        </w:r>
      </w:ins>
      <w:ins w:id="52" w:author="Michael Raisch" w:date="2026-04-22T20:14:00Z" w16du:dateUtc="2026-04-23T02:14:00Z">
        <w:r w:rsidR="00A957FF">
          <w:t xml:space="preserve">membership </w:t>
        </w:r>
      </w:ins>
      <w:ins w:id="53" w:author="Michael Raisch" w:date="2026-04-22T20:18:00Z" w16du:dateUtc="2026-04-23T02:18:00Z">
        <w:r w:rsidR="00A957FF">
          <w:t xml:space="preserve">and accept input from </w:t>
        </w:r>
      </w:ins>
      <w:ins w:id="54" w:author="Michael Raisch" w:date="2026-04-22T20:15:00Z" w16du:dateUtc="2026-04-23T02:15:00Z">
        <w:r w:rsidR="00A957FF">
          <w:t xml:space="preserve">election officials, political parties, statisticians, election consultants, </w:t>
        </w:r>
      </w:ins>
      <w:ins w:id="55" w:author="Michael Raisch" w:date="2026-04-26T16:38:00Z" w16du:dateUtc="2026-04-26T22:38:00Z">
        <w:r w:rsidR="00DD20D3">
          <w:t>CPAs</w:t>
        </w:r>
      </w:ins>
      <w:ins w:id="56" w:author="Michael Raisch" w:date="2026-04-22T20:15:00Z" w16du:dateUtc="2026-04-23T02:15:00Z">
        <w:r w:rsidR="00A957FF">
          <w:t xml:space="preserve">, </w:t>
        </w:r>
      </w:ins>
      <w:ins w:id="57" w:author="Michael Raisch" w:date="2026-04-26T16:39:00Z" w16du:dateUtc="2026-04-26T22:39:00Z">
        <w:r w:rsidR="00DD20D3">
          <w:t xml:space="preserve">lawyers, </w:t>
        </w:r>
      </w:ins>
      <w:ins w:id="58" w:author="Michael Raisch" w:date="2026-04-22T20:16:00Z" w16du:dateUtc="2026-04-23T02:16:00Z">
        <w:r w:rsidR="00A957FF">
          <w:t xml:space="preserve">and members of </w:t>
        </w:r>
      </w:ins>
      <w:ins w:id="59" w:author="Michael Raisch" w:date="2026-04-22T20:17:00Z" w16du:dateUtc="2026-04-23T02:17:00Z">
        <w:r w:rsidR="00A957FF">
          <w:t xml:space="preserve">the public.  This process should be </w:t>
        </w:r>
      </w:ins>
      <w:del w:id="60" w:author="Michael Raisch" w:date="2026-04-22T20:03:00Z" w16du:dateUtc="2026-04-23T02:03:00Z">
        <w:r w:rsidRPr="001E263C" w:rsidDel="00567A00">
          <w:delText>,</w:delText>
        </w:r>
      </w:del>
      <w:del w:id="61" w:author="Michael Raisch" w:date="2026-04-22T20:17:00Z" w16du:dateUtc="2026-04-23T02:17:00Z">
        <w:r w:rsidRPr="001E263C" w:rsidDel="00A957FF">
          <w:delText xml:space="preserve"> and </w:delText>
        </w:r>
      </w:del>
      <w:r w:rsidRPr="001E263C">
        <w:t>authorized in law or regulation where possible. </w:t>
      </w:r>
    </w:p>
    <w:p w14:paraId="59046ACE" w14:textId="6E948297" w:rsidR="0067643F" w:rsidRDefault="0067643F" w:rsidP="0067643F">
      <w:pPr>
        <w:pStyle w:val="ListParagraph"/>
        <w:numPr>
          <w:ilvl w:val="0"/>
          <w:numId w:val="55"/>
        </w:numPr>
      </w:pPr>
      <w:r w:rsidRPr="000C7282">
        <w:rPr>
          <w:b/>
          <w:bCs/>
        </w:rPr>
        <w:t>Ethics</w:t>
      </w:r>
      <w:r w:rsidR="000C7282" w:rsidRPr="000C7282">
        <w:rPr>
          <w:b/>
          <w:bCs/>
        </w:rPr>
        <w:t>:</w:t>
      </w:r>
      <w:r w:rsidR="000C7282">
        <w:t xml:space="preserve"> </w:t>
      </w:r>
      <w:r w:rsidRPr="001E263C">
        <w:t>Auditors should follow documented ethical principles throughout their work. </w:t>
      </w:r>
    </w:p>
    <w:p w14:paraId="27FB1C3D" w14:textId="763FC502" w:rsidR="00FF4CFB" w:rsidRPr="001E263C" w:rsidRDefault="00FF4CFB" w:rsidP="00170F2C">
      <w:pPr>
        <w:pStyle w:val="ListParagraph"/>
        <w:numPr>
          <w:ilvl w:val="0"/>
          <w:numId w:val="55"/>
        </w:numPr>
      </w:pPr>
      <w:r w:rsidRPr="000C7282">
        <w:rPr>
          <w:b/>
          <w:bCs/>
        </w:rPr>
        <w:t>Funding</w:t>
      </w:r>
      <w:r w:rsidR="0067643F" w:rsidRPr="000C7282">
        <w:rPr>
          <w:b/>
          <w:bCs/>
        </w:rPr>
        <w:t>:</w:t>
      </w:r>
      <w:r>
        <w:t xml:space="preserve"> </w:t>
      </w:r>
      <w:r w:rsidRPr="001E263C">
        <w:t>Audits should be adequately funded by applicable public resources. </w:t>
      </w:r>
    </w:p>
    <w:p w14:paraId="3FA0F2F6" w14:textId="6A086497" w:rsidR="000C7282" w:rsidRDefault="000C7282" w:rsidP="000C7282">
      <w:pPr>
        <w:pStyle w:val="ListParagraph"/>
        <w:numPr>
          <w:ilvl w:val="0"/>
          <w:numId w:val="55"/>
        </w:numPr>
      </w:pPr>
      <w:r w:rsidRPr="000C7282">
        <w:rPr>
          <w:b/>
          <w:bCs/>
        </w:rPr>
        <w:t>Impartiality:</w:t>
      </w:r>
      <w:r>
        <w:t xml:space="preserve"> </w:t>
      </w:r>
      <w:r w:rsidRPr="001E263C">
        <w:t>Audits must be conducted without bias, prejudice, or undue influence and instead focus solely on factual evidence to reach fair and objective conclusions. </w:t>
      </w:r>
    </w:p>
    <w:p w14:paraId="5EF6A943" w14:textId="650F2DD6" w:rsidR="000C7282" w:rsidRDefault="000C7282" w:rsidP="000C7282">
      <w:pPr>
        <w:pStyle w:val="ListParagraph"/>
        <w:numPr>
          <w:ilvl w:val="0"/>
          <w:numId w:val="55"/>
        </w:numPr>
      </w:pPr>
      <w:r w:rsidRPr="000C7282">
        <w:rPr>
          <w:b/>
          <w:bCs/>
        </w:rPr>
        <w:t>Independence:</w:t>
      </w:r>
      <w:r>
        <w:t xml:space="preserve"> </w:t>
      </w:r>
      <w:r w:rsidRPr="001E263C">
        <w:t>Auditors</w:t>
      </w:r>
      <w:ins w:id="62" w:author="Michael Raisch" w:date="2026-04-26T16:39:00Z" w16du:dateUtc="2026-04-26T22:39:00Z">
        <w:r w:rsidR="00DD20D3">
          <w:t xml:space="preserve">, and those who design and control the </w:t>
        </w:r>
        <w:proofErr w:type="gramStart"/>
        <w:r w:rsidR="00DD20D3">
          <w:t xml:space="preserve">audits </w:t>
        </w:r>
      </w:ins>
      <w:r w:rsidRPr="001E263C">
        <w:t xml:space="preserve"> should</w:t>
      </w:r>
      <w:proofErr w:type="gramEnd"/>
      <w:r w:rsidRPr="001E263C">
        <w:t xml:space="preserve"> maintain a </w:t>
      </w:r>
      <w:r w:rsidR="00A86604">
        <w:t>degree</w:t>
      </w:r>
      <w:r w:rsidRPr="001E263C">
        <w:t xml:space="preserve"> of independence from the </w:t>
      </w:r>
      <w:r w:rsidR="0036013B">
        <w:t>work being audited</w:t>
      </w:r>
      <w:r w:rsidRPr="001E263C">
        <w:t>, and neither the audit process nor results should depend solely on the chief election official. </w:t>
      </w:r>
    </w:p>
    <w:p w14:paraId="2D64ECFA" w14:textId="409F1829" w:rsidR="003A6439" w:rsidRPr="00A15484" w:rsidRDefault="0071162E" w:rsidP="00A15484">
      <w:pPr>
        <w:rPr>
          <w:b/>
          <w:bCs/>
          <w:color w:val="002060"/>
        </w:rPr>
      </w:pPr>
      <w:r>
        <w:rPr>
          <w:b/>
          <w:bCs/>
          <w:color w:val="002060"/>
        </w:rPr>
        <w:t xml:space="preserve">Topic: </w:t>
      </w:r>
      <w:r w:rsidR="003A6439" w:rsidRPr="00A15484">
        <w:rPr>
          <w:b/>
          <w:bCs/>
          <w:color w:val="002060"/>
        </w:rPr>
        <w:t>Professional</w:t>
      </w:r>
    </w:p>
    <w:p w14:paraId="1345A429" w14:textId="77777777" w:rsidR="00A8392B" w:rsidRDefault="008F6129" w:rsidP="0071162E">
      <w:r>
        <w:t xml:space="preserve">Professionalism in election audits means that those conducting and overseeing audits possess the necessary expertise and adhere to consistent, well-defined procedures. This </w:t>
      </w:r>
      <w:r>
        <w:lastRenderedPageBreak/>
        <w:t xml:space="preserve">ensures that audits are performed competently and reliably, reducing the risk of errors and increasing the credibility of the results. </w:t>
      </w:r>
    </w:p>
    <w:p w14:paraId="5A3A54ED" w14:textId="1AE9B807" w:rsidR="0071162E" w:rsidRPr="0071162E" w:rsidRDefault="0071162E" w:rsidP="0071162E">
      <w:pPr>
        <w:rPr>
          <w:b/>
          <w:bCs/>
        </w:rPr>
      </w:pPr>
      <w:r w:rsidRPr="0071162E">
        <w:rPr>
          <w:b/>
          <w:bCs/>
        </w:rPr>
        <w:t>Standards</w:t>
      </w:r>
    </w:p>
    <w:p w14:paraId="0A3FD2F9" w14:textId="326EA846" w:rsidR="00A15484" w:rsidRDefault="00A15484" w:rsidP="00A15484">
      <w:pPr>
        <w:pStyle w:val="ListParagraph"/>
        <w:numPr>
          <w:ilvl w:val="0"/>
          <w:numId w:val="53"/>
        </w:numPr>
      </w:pPr>
      <w:r w:rsidRPr="00A15484">
        <w:rPr>
          <w:b/>
          <w:bCs/>
        </w:rPr>
        <w:t>Competence:</w:t>
      </w:r>
      <w:r>
        <w:t xml:space="preserve"> </w:t>
      </w:r>
      <w:r w:rsidRPr="001E263C">
        <w:t>The audit team should collectively possess the necessary knowledge, skills, and experience to conduct an audit effectively and in compliance with professional standards, legal requirements, and the specific context of the election.   </w:t>
      </w:r>
    </w:p>
    <w:p w14:paraId="4D8D4398" w14:textId="378E8E1D" w:rsidR="00A15484" w:rsidRDefault="00A15484" w:rsidP="00A15484">
      <w:pPr>
        <w:pStyle w:val="ListParagraph"/>
        <w:numPr>
          <w:ilvl w:val="0"/>
          <w:numId w:val="53"/>
        </w:numPr>
      </w:pPr>
      <w:r w:rsidRPr="00A15484">
        <w:rPr>
          <w:b/>
          <w:bCs/>
        </w:rPr>
        <w:t>Standardization:</w:t>
      </w:r>
      <w:r>
        <w:t xml:space="preserve"> </w:t>
      </w:r>
      <w:r w:rsidRPr="001E263C">
        <w:t>Audits should be a standardized part of the election process that can be planned for in the regular course of election preparation. </w:t>
      </w:r>
    </w:p>
    <w:p w14:paraId="77FD294A" w14:textId="1A3B9584" w:rsidR="005E17D1" w:rsidRPr="005E17D1" w:rsidRDefault="0071162E" w:rsidP="003A6439">
      <w:pPr>
        <w:rPr>
          <w:b/>
          <w:bCs/>
          <w:color w:val="002060"/>
        </w:rPr>
      </w:pPr>
      <w:r>
        <w:rPr>
          <w:b/>
          <w:bCs/>
          <w:color w:val="002060"/>
        </w:rPr>
        <w:t xml:space="preserve">Topic: </w:t>
      </w:r>
      <w:r w:rsidR="005E17D1" w:rsidRPr="005E17D1">
        <w:rPr>
          <w:b/>
          <w:bCs/>
          <w:color w:val="002060"/>
        </w:rPr>
        <w:t>Effective</w:t>
      </w:r>
    </w:p>
    <w:p w14:paraId="3443378B" w14:textId="77777777" w:rsidR="00E37E81" w:rsidRDefault="00287AD0" w:rsidP="00287AD0">
      <w:r>
        <w:t>Effectiveness ensures that audits achieve their intended goal of providing meaningful and actionable insights that can improve election processes. By focusing on efficacy, appropriateness, and flexibility, effective audits are timely, relevant, and adaptable to changing circumstances. This ensures that audits provide the greatest benefit to both election officials and the public.</w:t>
      </w:r>
    </w:p>
    <w:p w14:paraId="09931286" w14:textId="784CC58A" w:rsidR="0071162E" w:rsidRPr="0071162E" w:rsidRDefault="0071162E" w:rsidP="00287AD0">
      <w:pPr>
        <w:rPr>
          <w:b/>
          <w:bCs/>
        </w:rPr>
      </w:pPr>
      <w:bookmarkStart w:id="63" w:name="_Toc215055865"/>
      <w:r w:rsidRPr="0071162E">
        <w:rPr>
          <w:b/>
          <w:bCs/>
        </w:rPr>
        <w:t>Standards</w:t>
      </w:r>
    </w:p>
    <w:p w14:paraId="31484C23" w14:textId="34582668" w:rsidR="005E17D1" w:rsidRDefault="005E17D1" w:rsidP="005E17D1">
      <w:pPr>
        <w:pStyle w:val="ListParagraph"/>
        <w:numPr>
          <w:ilvl w:val="0"/>
          <w:numId w:val="53"/>
        </w:numPr>
      </w:pPr>
      <w:r w:rsidRPr="005E17D1">
        <w:rPr>
          <w:b/>
          <w:bCs/>
        </w:rPr>
        <w:t>Appropriateness:</w:t>
      </w:r>
      <w:r>
        <w:t xml:space="preserve"> </w:t>
      </w:r>
      <w:r w:rsidRPr="001E263C">
        <w:t xml:space="preserve">The scope, methods, and evidence examined by the audit should be clearly defined and correspond to the goals of </w:t>
      </w:r>
      <w:r w:rsidR="00A727D8">
        <w:t>the</w:t>
      </w:r>
      <w:r w:rsidRPr="001E263C">
        <w:t xml:space="preserve"> audit.  </w:t>
      </w:r>
    </w:p>
    <w:p w14:paraId="5B16A84A" w14:textId="59AA3FF8" w:rsidR="00DF4DD8" w:rsidRDefault="00C35690" w:rsidP="00170F2C">
      <w:pPr>
        <w:pStyle w:val="ListParagraph"/>
        <w:numPr>
          <w:ilvl w:val="0"/>
          <w:numId w:val="53"/>
        </w:numPr>
      </w:pPr>
      <w:r w:rsidRPr="00DF4DD8">
        <w:rPr>
          <w:b/>
          <w:bCs/>
        </w:rPr>
        <w:t>Efficacy</w:t>
      </w:r>
      <w:r w:rsidR="005E17D1" w:rsidRPr="00DF4DD8">
        <w:rPr>
          <w:b/>
          <w:bCs/>
        </w:rPr>
        <w:t>:</w:t>
      </w:r>
      <w:r w:rsidR="005E17D1">
        <w:t xml:space="preserve"> </w:t>
      </w:r>
      <w:r w:rsidR="00DF4DD8" w:rsidRPr="00DF4DD8">
        <w:t xml:space="preserve">Audits should be conducted with a clear purpose in mind, be completed in time for the results to be </w:t>
      </w:r>
      <w:proofErr w:type="gramStart"/>
      <w:r w:rsidR="00DF4DD8" w:rsidRPr="00DF4DD8">
        <w:t>useful</w:t>
      </w:r>
      <w:r w:rsidR="00DF4DD8">
        <w:t>,</w:t>
      </w:r>
      <w:r w:rsidR="00DF4DD8" w:rsidRPr="00DF4DD8">
        <w:t xml:space="preserve"> and</w:t>
      </w:r>
      <w:proofErr w:type="gramEnd"/>
      <w:r w:rsidR="00DF4DD8" w:rsidRPr="00DF4DD8">
        <w:t xml:space="preserve"> include a plan for analyzing and utilizing the results and/or data gathered during the audit.</w:t>
      </w:r>
    </w:p>
    <w:p w14:paraId="2C845E35" w14:textId="3034225A" w:rsidR="005E17D1" w:rsidRDefault="00C35690" w:rsidP="00170F2C">
      <w:pPr>
        <w:pStyle w:val="ListParagraph"/>
        <w:numPr>
          <w:ilvl w:val="0"/>
          <w:numId w:val="53"/>
        </w:numPr>
      </w:pPr>
      <w:r w:rsidRPr="00DF4DD8">
        <w:rPr>
          <w:b/>
          <w:bCs/>
        </w:rPr>
        <w:t>Flexibility</w:t>
      </w:r>
      <w:r w:rsidR="005E17D1" w:rsidRPr="00DF4DD8">
        <w:rPr>
          <w:b/>
          <w:bCs/>
        </w:rPr>
        <w:t>:</w:t>
      </w:r>
      <w:r w:rsidR="005E17D1">
        <w:t xml:space="preserve"> </w:t>
      </w:r>
      <w:r w:rsidRPr="001E263C">
        <w:t>Audit processes must include way</w:t>
      </w:r>
      <w:r w:rsidR="00FD14C9">
        <w:t>s</w:t>
      </w:r>
      <w:r w:rsidRPr="001E263C">
        <w:t xml:space="preserve"> to identify and respond to unexpected challenges or constraints.  </w:t>
      </w:r>
    </w:p>
    <w:p w14:paraId="6A3E876F" w14:textId="25354FD8" w:rsidR="002C5D70" w:rsidRPr="002C5D70" w:rsidRDefault="0071162E" w:rsidP="002C5D70">
      <w:pPr>
        <w:rPr>
          <w:b/>
          <w:bCs/>
          <w:color w:val="002060"/>
        </w:rPr>
      </w:pPr>
      <w:r>
        <w:rPr>
          <w:b/>
          <w:bCs/>
          <w:color w:val="002060"/>
        </w:rPr>
        <w:t xml:space="preserve">Topic: </w:t>
      </w:r>
      <w:r w:rsidR="002C5D70" w:rsidRPr="002C5D70">
        <w:rPr>
          <w:b/>
          <w:bCs/>
          <w:color w:val="002060"/>
        </w:rPr>
        <w:t>Secure</w:t>
      </w:r>
    </w:p>
    <w:p w14:paraId="5BFCCC9D" w14:textId="00388156" w:rsidR="005E17D1" w:rsidRDefault="002C5D70" w:rsidP="005E17D1">
      <w:r w:rsidRPr="00015938">
        <w:t xml:space="preserve">Security and confidentiality are critical to protecting sensitive election and voter information throughout the audit process. </w:t>
      </w:r>
      <w:r w:rsidR="005E061F">
        <w:t>Robust safeguards prevent unauthorized access, tampering, or disclosure, preserving the integrity of both the audit and the election itself. Secure audits help maintain public confidence and ensure compliance with legal requirements.</w:t>
      </w:r>
      <w:r w:rsidRPr="00015938">
        <w:t xml:space="preserve"> </w:t>
      </w:r>
    </w:p>
    <w:p w14:paraId="3015F4A3" w14:textId="2752DE16" w:rsidR="0071162E" w:rsidRPr="0071162E" w:rsidRDefault="0071162E" w:rsidP="0071162E">
      <w:pPr>
        <w:rPr>
          <w:b/>
          <w:bCs/>
        </w:rPr>
      </w:pPr>
      <w:r w:rsidRPr="0071162E">
        <w:rPr>
          <w:b/>
          <w:bCs/>
        </w:rPr>
        <w:t>Standards</w:t>
      </w:r>
    </w:p>
    <w:p w14:paraId="005E27FA" w14:textId="4AB8F1BA" w:rsidR="002C5D70" w:rsidRDefault="002C5D70" w:rsidP="002C5D70">
      <w:pPr>
        <w:pStyle w:val="ListParagraph"/>
        <w:numPr>
          <w:ilvl w:val="0"/>
          <w:numId w:val="53"/>
        </w:numPr>
      </w:pPr>
      <w:r w:rsidRPr="002C5D70">
        <w:rPr>
          <w:b/>
          <w:bCs/>
        </w:rPr>
        <w:t>Privacy/Confidentiality:</w:t>
      </w:r>
      <w:r>
        <w:t xml:space="preserve"> </w:t>
      </w:r>
      <w:r w:rsidRPr="001E263C">
        <w:t xml:space="preserve">Confidential data and voter privacy should be protected in accordance with applicable laws and regulations. Where these constraints limit public </w:t>
      </w:r>
      <w:r w:rsidR="00A3403E">
        <w:t>disclosure</w:t>
      </w:r>
      <w:r w:rsidRPr="001E263C">
        <w:t>, they should be explained. </w:t>
      </w:r>
    </w:p>
    <w:p w14:paraId="64622076" w14:textId="7B69C9CE" w:rsidR="002C5D70" w:rsidRPr="001E263C" w:rsidRDefault="002C5D70" w:rsidP="002C5D70">
      <w:pPr>
        <w:pStyle w:val="ListParagraph"/>
        <w:numPr>
          <w:ilvl w:val="0"/>
          <w:numId w:val="53"/>
        </w:numPr>
      </w:pPr>
      <w:r w:rsidRPr="009C465B">
        <w:rPr>
          <w:b/>
          <w:bCs/>
        </w:rPr>
        <w:lastRenderedPageBreak/>
        <w:t>Security</w:t>
      </w:r>
      <w:r w:rsidR="009C465B" w:rsidRPr="009C465B">
        <w:rPr>
          <w:b/>
          <w:bCs/>
        </w:rPr>
        <w:t>:</w:t>
      </w:r>
      <w:r w:rsidRPr="001E263C">
        <w:t xml:space="preserve"> Audits should follow established security best practices and be conducted with trusted technology and personnel. Nothing done </w:t>
      </w:r>
      <w:proofErr w:type="gramStart"/>
      <w:r w:rsidRPr="001E263C">
        <w:t>in the course of</w:t>
      </w:r>
      <w:proofErr w:type="gramEnd"/>
      <w:r w:rsidRPr="001E263C">
        <w:t xml:space="preserve"> the audit should prevent election officials from using audited equipment, ballots, or other </w:t>
      </w:r>
      <w:r w:rsidR="006B13BA">
        <w:t>records</w:t>
      </w:r>
      <w:r w:rsidRPr="001E263C">
        <w:t xml:space="preserve"> for their intended election purpose. </w:t>
      </w:r>
    </w:p>
    <w:p w14:paraId="58DD017D" w14:textId="253165E8" w:rsidR="009C465B" w:rsidRPr="006D45B4" w:rsidRDefault="0071162E" w:rsidP="009C465B">
      <w:pPr>
        <w:rPr>
          <w:b/>
          <w:bCs/>
          <w:color w:val="002060"/>
        </w:rPr>
      </w:pPr>
      <w:r>
        <w:rPr>
          <w:b/>
          <w:bCs/>
          <w:color w:val="002060"/>
        </w:rPr>
        <w:t xml:space="preserve">Topic: </w:t>
      </w:r>
      <w:r w:rsidR="009C465B" w:rsidRPr="006D45B4">
        <w:rPr>
          <w:b/>
          <w:bCs/>
          <w:color w:val="002060"/>
        </w:rPr>
        <w:t>Accountable</w:t>
      </w:r>
    </w:p>
    <w:p w14:paraId="5E95E5F9" w14:textId="77777777" w:rsidR="00B42CAF" w:rsidRDefault="00B42CAF" w:rsidP="00B42CAF">
      <w:r>
        <w:t>Accountability ensures that audit processes and outcomes are transparent and open to public inspection. Clear communication and accessible reporting allow stakeholders to understand, evaluate, and trust the audit process. Accountability enhances public trust and fosters ongoing improvement by enabling organizations to learn from each audit and effectively address identified concerns.</w:t>
      </w:r>
    </w:p>
    <w:p w14:paraId="11B85A9F" w14:textId="067C0343" w:rsidR="0071162E" w:rsidRPr="0071162E" w:rsidRDefault="0071162E" w:rsidP="00B42CAF">
      <w:pPr>
        <w:rPr>
          <w:b/>
          <w:bCs/>
        </w:rPr>
      </w:pPr>
      <w:r w:rsidRPr="0071162E">
        <w:rPr>
          <w:b/>
          <w:bCs/>
        </w:rPr>
        <w:t>Standards</w:t>
      </w:r>
    </w:p>
    <w:p w14:paraId="5523E515" w14:textId="731F4574" w:rsidR="009C465B" w:rsidRPr="001E263C" w:rsidRDefault="009C465B" w:rsidP="009C465B">
      <w:pPr>
        <w:pStyle w:val="ListParagraph"/>
        <w:numPr>
          <w:ilvl w:val="0"/>
          <w:numId w:val="53"/>
        </w:numPr>
      </w:pPr>
      <w:r w:rsidRPr="009C465B">
        <w:rPr>
          <w:b/>
          <w:bCs/>
        </w:rPr>
        <w:t>Public Communication:</w:t>
      </w:r>
      <w:r>
        <w:t xml:space="preserve"> </w:t>
      </w:r>
      <w:r w:rsidRPr="001E263C">
        <w:t>Election officials should communicate with the public about the goal(s), process, and outcome of the audit to promote public confidence. </w:t>
      </w:r>
    </w:p>
    <w:p w14:paraId="776AA9AA" w14:textId="264DBE2D" w:rsidR="00C35690" w:rsidRPr="001E263C" w:rsidRDefault="00BE4651" w:rsidP="00711E26">
      <w:pPr>
        <w:pStyle w:val="ListParagraph"/>
        <w:numPr>
          <w:ilvl w:val="0"/>
          <w:numId w:val="53"/>
        </w:numPr>
      </w:pPr>
      <w:r>
        <w:rPr>
          <w:noProof/>
        </w:rPr>
        <mc:AlternateContent>
          <mc:Choice Requires="wps">
            <w:drawing>
              <wp:anchor distT="0" distB="0" distL="114300" distR="114300" simplePos="0" relativeHeight="251658260" behindDoc="0" locked="0" layoutInCell="1" allowOverlap="1" wp14:anchorId="06FCDBEC" wp14:editId="73E3DFC0">
                <wp:simplePos x="0" y="0"/>
                <wp:positionH relativeFrom="column">
                  <wp:posOffset>180975</wp:posOffset>
                </wp:positionH>
                <wp:positionV relativeFrom="paragraph">
                  <wp:posOffset>1247775</wp:posOffset>
                </wp:positionV>
                <wp:extent cx="6029325" cy="1533525"/>
                <wp:effectExtent l="0" t="0" r="28575" b="28575"/>
                <wp:wrapSquare wrapText="bothSides"/>
                <wp:docPr id="2524479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9325" cy="1533525"/>
                        </a:xfrm>
                        <a:prstGeom prst="rect">
                          <a:avLst/>
                        </a:prstGeom>
                        <a:solidFill>
                          <a:srgbClr val="FFFFFF"/>
                        </a:solidFill>
                        <a:ln w="9525">
                          <a:solidFill>
                            <a:srgbClr val="000000"/>
                          </a:solidFill>
                          <a:miter lim="800000"/>
                          <a:headEnd/>
                          <a:tailEnd/>
                        </a:ln>
                      </wps:spPr>
                      <wps:txbx>
                        <w:txbxContent>
                          <w:p w14:paraId="16EBF470" w14:textId="77777777" w:rsidR="00E057A0" w:rsidRPr="00E057A0" w:rsidRDefault="00E057A0" w:rsidP="00E057A0">
                            <w:pPr>
                              <w:rPr>
                                <w:b/>
                                <w:bCs/>
                              </w:rPr>
                            </w:pPr>
                            <w:r w:rsidRPr="00E057A0">
                              <w:rPr>
                                <w:b/>
                                <w:bCs/>
                              </w:rPr>
                              <w:t>Disclaimer</w:t>
                            </w:r>
                          </w:p>
                          <w:p w14:paraId="750D1944" w14:textId="77777777" w:rsidR="00E057A0" w:rsidRPr="00A145C8" w:rsidRDefault="00E057A0" w:rsidP="00E057A0">
                            <w:r w:rsidRPr="00A145C8">
                              <w:t xml:space="preserve">Election audit laws and practices differ significantly across states. The discussion </w:t>
                            </w:r>
                            <w:r w:rsidR="003E7805">
                              <w:t>of standards that follows highlights</w:t>
                            </w:r>
                            <w:r w:rsidRPr="00A145C8">
                              <w:t xml:space="preserve"> potential approaches for meeting standards; however, these examples are illustrative rather than exhaustive, comprehensive, or universally applicable. Ultimately, election</w:t>
                            </w:r>
                            <w:r w:rsidRPr="007935F0">
                              <w:rPr>
                                <w:color w:val="000000" w:themeColor="text1"/>
                              </w:rPr>
                              <w:t xml:space="preserve"> auditing </w:t>
                            </w:r>
                            <w:r w:rsidRPr="00A145C8">
                              <w:t>officials are responsible for interpreting and applying these standards within their respective jurisdictions.</w:t>
                            </w:r>
                          </w:p>
                          <w:p w14:paraId="128F48D5" w14:textId="77777777" w:rsidR="00E057A0" w:rsidRDefault="00E057A0"/>
                        </w:txbxContent>
                      </wps:txbx>
                      <wps:bodyPr rot="0" vert="horz" wrap="square" lIns="91440" tIns="45720" rIns="91440" bIns="45720" anchor="t" anchorCtr="0">
                        <a:noAutofit/>
                      </wps:bodyPr>
                    </wps:wsp>
                  </a:graphicData>
                </a:graphic>
              </wp:anchor>
            </w:drawing>
          </mc:Choice>
          <mc:Fallback>
            <w:pict>
              <v:shapetype w14:anchorId="06FCDBEC" id="_x0000_t202" coordsize="21600,21600" o:spt="202" path="m,l,21600r21600,l21600,xe">
                <v:stroke joinstyle="miter"/>
                <v:path gradientshapeok="t" o:connecttype="rect"/>
              </v:shapetype>
              <v:shape id="Text Box 2" o:spid="_x0000_s1026" type="#_x0000_t202" style="position:absolute;left:0;text-align:left;margin-left:14.25pt;margin-top:98.25pt;width:474.75pt;height:120.7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">
                <v:textbox>
                  <w:txbxContent>
                    <w:p w14:paraId="16EBF470" w14:textId="77777777" w:rsidR="00E057A0" w:rsidRPr="00E057A0" w:rsidRDefault="00E057A0" w:rsidP="00E057A0">
                      <w:pPr>
                        <w:rPr>
                          <w:b/>
                          <w:bCs/>
                        </w:rPr>
                      </w:pPr>
                      <w:r w:rsidRPr="00E057A0">
                        <w:rPr>
                          <w:b/>
                          <w:bCs/>
                        </w:rPr>
                        <w:t>Disclaimer</w:t>
                      </w:r>
                    </w:p>
                    <w:p w14:paraId="750D1944" w14:textId="77777777" w:rsidR="00E057A0" w:rsidRPr="00A145C8" w:rsidRDefault="00E057A0" w:rsidP="00E057A0">
                      <w:r w:rsidRPr="00A145C8">
                        <w:t xml:space="preserve">Election audit laws and practices differ significantly across states. The discussion </w:t>
                      </w:r>
                      <w:r w:rsidR="003E7805">
                        <w:t>of standards that follows highlights</w:t>
                      </w:r>
                      <w:r w:rsidRPr="00A145C8">
                        <w:t xml:space="preserve"> potential approaches for meeting standards; however, these examples are illustrative rather than exhaustive, comprehensive, or universally applicable. Ultimately, election</w:t>
                      </w:r>
                      <w:r w:rsidRPr="007935F0">
                        <w:rPr>
                          <w:color w:val="000000" w:themeColor="text1"/>
                        </w:rPr>
                        <w:t xml:space="preserve"> auditing </w:t>
                      </w:r>
                      <w:r w:rsidRPr="00A145C8">
                        <w:t>officials are responsible for interpreting and applying these standards within their respective jurisdictions.</w:t>
                      </w:r>
                    </w:p>
                    <w:p w14:paraId="128F48D5" w14:textId="77777777" w:rsidR="00E057A0" w:rsidRDefault="00E057A0"/>
                  </w:txbxContent>
                </v:textbox>
                <w10:wrap type="square"/>
              </v:shape>
            </w:pict>
          </mc:Fallback>
        </mc:AlternateContent>
      </w:r>
      <w:r w:rsidR="00C35690" w:rsidRPr="009C465B">
        <w:rPr>
          <w:b/>
          <w:bCs/>
        </w:rPr>
        <w:t>Transparency</w:t>
      </w:r>
      <w:r w:rsidR="009C465B" w:rsidRPr="009C465B">
        <w:rPr>
          <w:b/>
          <w:bCs/>
        </w:rPr>
        <w:t>:</w:t>
      </w:r>
      <w:r w:rsidR="00711E26">
        <w:t xml:space="preserve"> </w:t>
      </w:r>
      <w:r w:rsidR="00C35690" w:rsidRPr="001E263C">
        <w:t>The goals, methods/procedures, and results of the audit should be clearly documented and publicly accessible, consistent with applicable law and regulation. Public observation of the audit process is desirable but must not interfere. Where constraints are present, they should be explained. </w:t>
      </w:r>
    </w:p>
    <w:p w14:paraId="16366709" w14:textId="77777777" w:rsidR="001F2E1A" w:rsidRDefault="005B63A0" w:rsidP="00897576">
      <w:pPr>
        <w:rPr>
          <w:rFonts w:asciiTheme="majorHAnsi" w:eastAsiaTheme="majorEastAsia" w:hAnsiTheme="majorHAnsi" w:cstheme="majorBidi"/>
          <w:color w:val="0F4761" w:themeColor="accent1" w:themeShade="BF"/>
          <w:sz w:val="40"/>
          <w:szCs w:val="40"/>
        </w:rPr>
        <w:sectPr w:rsidR="001F2E1A">
          <w:headerReference w:type="default" r:id="rId11"/>
          <w:footerReference w:type="default" r:id="rId12"/>
          <w:pgSz w:w="12240" w:h="15840"/>
          <w:pgMar w:top="1440" w:right="1440" w:bottom="1440" w:left="1440" w:header="720" w:footer="720" w:gutter="0"/>
          <w:cols w:space="720"/>
          <w:docGrid w:linePitch="360"/>
        </w:sectPr>
      </w:pPr>
      <w:r>
        <w:rPr>
          <w:rFonts w:asciiTheme="majorHAnsi" w:eastAsiaTheme="majorEastAsia" w:hAnsiTheme="majorHAnsi" w:cstheme="majorBidi"/>
          <w:color w:val="0F4761" w:themeColor="accent1" w:themeShade="BF"/>
          <w:sz w:val="40"/>
          <w:szCs w:val="40"/>
        </w:rPr>
        <w:br w:type="page"/>
      </w:r>
    </w:p>
    <w:p w14:paraId="599F2CBE" w14:textId="5DD0DE09" w:rsidR="009C465B" w:rsidRPr="004B3533" w:rsidRDefault="00294D6A" w:rsidP="005E53FC">
      <w:pPr>
        <w:pStyle w:val="Heading1"/>
        <w:rPr>
          <w:color w:val="002060"/>
        </w:rPr>
      </w:pPr>
      <w:bookmarkStart w:id="64" w:name="_Toc222064656"/>
      <w:bookmarkEnd w:id="63"/>
      <w:r>
        <w:rPr>
          <w:color w:val="002060"/>
        </w:rPr>
        <w:lastRenderedPageBreak/>
        <w:t>Discussion of</w:t>
      </w:r>
      <w:r w:rsidR="00651B6F">
        <w:rPr>
          <w:color w:val="002060"/>
        </w:rPr>
        <w:t xml:space="preserve"> Standards</w:t>
      </w:r>
      <w:bookmarkEnd w:id="64"/>
    </w:p>
    <w:p w14:paraId="02F92B27" w14:textId="22AB2C5D" w:rsidR="00390066" w:rsidRDefault="00C5156C" w:rsidP="00041E36">
      <w:bookmarkStart w:id="65" w:name="_Toc215055866"/>
      <w:bookmarkStart w:id="66" w:name="_Toc215760098"/>
      <w:bookmarkStart w:id="67" w:name="_Toc215760301"/>
      <w:bookmarkStart w:id="68" w:name="_Toc215760327"/>
      <w:bookmarkStart w:id="69" w:name="_Toc215760893"/>
      <w:bookmarkStart w:id="70" w:name="_Toc222064657"/>
      <w:bookmarkStart w:id="71" w:name="_Toc215758808"/>
      <w:r w:rsidRPr="004B3533">
        <w:rPr>
          <w:rStyle w:val="Heading2Char"/>
          <w:color w:val="002060"/>
        </w:rPr>
        <w:t>Authorization</w:t>
      </w:r>
      <w:bookmarkEnd w:id="65"/>
      <w:bookmarkEnd w:id="66"/>
      <w:bookmarkEnd w:id="67"/>
      <w:bookmarkEnd w:id="68"/>
      <w:bookmarkEnd w:id="69"/>
      <w:bookmarkEnd w:id="70"/>
      <w:r w:rsidR="00000000">
        <w:pict w14:anchorId="0C56B50E">
          <v:rect id="_x0000_i1025" style="width:468pt;height:6pt" o:hralign="center" o:hrstd="t" o:hrnoshade="t" o:hr="t" fillcolor="#002060" stroked="f"/>
        </w:pict>
      </w:r>
      <w:bookmarkEnd w:id="71"/>
    </w:p>
    <w:p w14:paraId="5A4B1918" w14:textId="29D9EAD0" w:rsidR="008128C2" w:rsidRPr="008128C2" w:rsidRDefault="008128C2" w:rsidP="008128C2">
      <w:pPr>
        <w:pStyle w:val="Heading3"/>
        <w:rPr>
          <w:color w:val="002060"/>
        </w:rPr>
      </w:pPr>
      <w:r w:rsidRPr="008128C2">
        <w:rPr>
          <w:color w:val="002060"/>
        </w:rPr>
        <w:t xml:space="preserve">Audits should be conducted </w:t>
      </w:r>
      <w:proofErr w:type="gramStart"/>
      <w:r w:rsidRPr="008128C2">
        <w:rPr>
          <w:color w:val="002060"/>
        </w:rPr>
        <w:t>at</w:t>
      </w:r>
      <w:proofErr w:type="gramEnd"/>
      <w:r w:rsidRPr="008128C2">
        <w:rPr>
          <w:color w:val="002060"/>
        </w:rPr>
        <w:t xml:space="preserve"> the direction of the chief election official at the state or local </w:t>
      </w:r>
      <w:proofErr w:type="gramStart"/>
      <w:r w:rsidRPr="008128C2">
        <w:rPr>
          <w:color w:val="002060"/>
        </w:rPr>
        <w:t>level, and</w:t>
      </w:r>
      <w:proofErr w:type="gramEnd"/>
      <w:r w:rsidRPr="008128C2">
        <w:rPr>
          <w:color w:val="002060"/>
        </w:rPr>
        <w:t xml:space="preserve"> authorized in law or regulation where possible. </w:t>
      </w:r>
    </w:p>
    <w:p w14:paraId="32B25FDA" w14:textId="32EFC06B" w:rsidR="006C040E" w:rsidRPr="000A52C6" w:rsidRDefault="00000000" w:rsidP="00041E36">
      <w:bookmarkStart w:id="72" w:name="_Toc215758810"/>
      <w:r>
        <w:pict w14:anchorId="0B20A930">
          <v:rect id="_x0000_i1026" style="width:468pt;height:6pt" o:hralign="center" o:hrstd="t" o:hrnoshade="t" o:hr="t" fillcolor="#002060" stroked="f"/>
        </w:pict>
      </w:r>
      <w:bookmarkEnd w:id="72"/>
    </w:p>
    <w:p w14:paraId="3911B793" w14:textId="6F6EA278" w:rsidR="00C34CAA" w:rsidRDefault="00E959A1" w:rsidP="006642C6">
      <w:bookmarkStart w:id="73" w:name="_Toc215758811"/>
      <w:r w:rsidRPr="002970A3">
        <w:rPr>
          <w:b/>
          <w:color w:val="002060"/>
        </w:rPr>
        <w:t>D</w:t>
      </w:r>
      <w:r w:rsidR="00A53830" w:rsidRPr="002970A3">
        <w:rPr>
          <w:b/>
          <w:color w:val="002060"/>
        </w:rPr>
        <w:t>iscussion</w:t>
      </w:r>
      <w:bookmarkEnd w:id="73"/>
      <w:r w:rsidR="00AA158E">
        <w:rPr>
          <w:u w:val="single"/>
        </w:rPr>
        <w:br/>
      </w:r>
      <w:r w:rsidR="00C34CAA" w:rsidRPr="00C34CAA">
        <w:t>State and local government officials hold primary responsibility for administering elections within their jurisdictions. This includes ensuring that the election</w:t>
      </w:r>
      <w:r w:rsidR="00987D97">
        <w:t xml:space="preserve"> audit</w:t>
      </w:r>
      <w:r w:rsidR="00C34CAA" w:rsidRPr="00C34CAA">
        <w:t xml:space="preserve"> process</w:t>
      </w:r>
      <w:r w:rsidR="002C2E1F">
        <w:t>es</w:t>
      </w:r>
      <w:r w:rsidR="00C34CAA" w:rsidRPr="00C34CAA">
        <w:t xml:space="preserve"> </w:t>
      </w:r>
      <w:r w:rsidR="002C2E1F">
        <w:t>are</w:t>
      </w:r>
      <w:r w:rsidR="00C34CAA" w:rsidRPr="00C34CAA">
        <w:t xml:space="preserve"> conducted safely, securely, accurately, and remain accessible. These officials operate under federal and state laws and regulations and are accountable to various oversight bodies for the conduct of elections. </w:t>
      </w:r>
    </w:p>
    <w:p w14:paraId="0B7D45D1" w14:textId="61EB3F9A" w:rsidR="00916F22" w:rsidRDefault="0081652F" w:rsidP="00D35331">
      <w:pPr>
        <w:rPr>
          <w:rFonts w:ascii="Aptos" w:hAnsi="Aptos"/>
          <w:color w:val="000000"/>
        </w:rPr>
      </w:pPr>
      <w:r>
        <w:t>A</w:t>
      </w:r>
      <w:r w:rsidR="000F31C4" w:rsidRPr="000F31C4">
        <w:t xml:space="preserve">udits often rely on access to evidence or artifacts that election officials are tasked with securing and maintaining. When these records or systems are used in an audit, </w:t>
      </w:r>
      <w:r w:rsidR="0005400F">
        <w:t xml:space="preserve">their use </w:t>
      </w:r>
      <w:r w:rsidR="00D8515D">
        <w:t>needs to</w:t>
      </w:r>
      <w:r w:rsidR="0005400F">
        <w:t xml:space="preserve"> be managed in a manner that preserves their integrity and safeguards</w:t>
      </w:r>
      <w:r w:rsidR="000F31C4" w:rsidRPr="000F31C4">
        <w:t xml:space="preserve"> against tampering</w:t>
      </w:r>
      <w:r w:rsidR="00D35331">
        <w:t xml:space="preserve">. </w:t>
      </w:r>
      <w:r w:rsidR="00D35331" w:rsidRPr="00D35331">
        <w:rPr>
          <w:rFonts w:ascii="Aptos" w:hAnsi="Aptos"/>
          <w:color w:val="000000"/>
        </w:rPr>
        <w:t xml:space="preserve">Although maintaining the statutory chain of custody and ensuring election security are primary considerations, oversight procedures differ based on local </w:t>
      </w:r>
      <w:r w:rsidR="00BB65BB">
        <w:rPr>
          <w:rFonts w:ascii="Aptos" w:hAnsi="Aptos"/>
          <w:color w:val="000000"/>
        </w:rPr>
        <w:t>statute</w:t>
      </w:r>
      <w:r w:rsidR="00EE7FB0">
        <w:rPr>
          <w:rFonts w:ascii="Aptos" w:hAnsi="Aptos"/>
          <w:color w:val="000000"/>
        </w:rPr>
        <w:t>s</w:t>
      </w:r>
      <w:r w:rsidR="00D35331" w:rsidRPr="00D35331">
        <w:rPr>
          <w:rFonts w:ascii="Aptos" w:hAnsi="Aptos"/>
          <w:color w:val="000000"/>
        </w:rPr>
        <w:t xml:space="preserve">, resources, and administrative methods. Typically, audits require approval from election officials, but the extent of </w:t>
      </w:r>
      <w:r w:rsidR="00764039">
        <w:rPr>
          <w:rFonts w:ascii="Aptos" w:hAnsi="Aptos"/>
          <w:color w:val="000000"/>
        </w:rPr>
        <w:t>election officials’</w:t>
      </w:r>
      <w:r w:rsidR="00D35331" w:rsidRPr="00D35331">
        <w:rPr>
          <w:rFonts w:ascii="Aptos" w:hAnsi="Aptos"/>
          <w:color w:val="000000"/>
        </w:rPr>
        <w:t xml:space="preserve"> participation in the audit process varies depending on the specific requirements of each jurisdiction.</w:t>
      </w:r>
    </w:p>
    <w:p w14:paraId="3ACCFEB1" w14:textId="1F4A91CA" w:rsidR="00AE2A4F" w:rsidRPr="00D37545" w:rsidRDefault="00E874E6" w:rsidP="00C55528">
      <w:r w:rsidRPr="006C040E">
        <w:t xml:space="preserve">Most states </w:t>
      </w:r>
      <w:r w:rsidR="009A7550" w:rsidRPr="006C040E">
        <w:t xml:space="preserve">explicitly </w:t>
      </w:r>
      <w:r w:rsidR="00EE55BA" w:rsidRPr="006C040E">
        <w:t xml:space="preserve">authorize audits in </w:t>
      </w:r>
      <w:r w:rsidR="00F33913" w:rsidRPr="006C040E">
        <w:t>statute</w:t>
      </w:r>
      <w:r w:rsidR="006E2701" w:rsidRPr="006C040E">
        <w:t xml:space="preserve">, which </w:t>
      </w:r>
      <w:r w:rsidR="00BA0A17" w:rsidRPr="006C040E">
        <w:t>clarifies</w:t>
      </w:r>
      <w:r w:rsidR="003043AC" w:rsidRPr="006C040E">
        <w:t xml:space="preserve"> the authority under which audits are conducted and</w:t>
      </w:r>
      <w:r w:rsidR="006E2701" w:rsidRPr="006C040E">
        <w:t xml:space="preserve"> maintain</w:t>
      </w:r>
      <w:r w:rsidR="00F15FFC" w:rsidRPr="006C040E">
        <w:t>s</w:t>
      </w:r>
      <w:r w:rsidR="006E2701" w:rsidRPr="006C040E">
        <w:t xml:space="preserve"> </w:t>
      </w:r>
      <w:r w:rsidR="00F777ED" w:rsidRPr="006C040E">
        <w:t xml:space="preserve">a baseline of </w:t>
      </w:r>
      <w:r w:rsidR="006E2701" w:rsidRPr="006C040E">
        <w:t>uniformity within a state</w:t>
      </w:r>
      <w:r w:rsidR="0032004B" w:rsidRPr="006C040E">
        <w:t xml:space="preserve">. </w:t>
      </w:r>
      <w:r w:rsidR="00BD078D" w:rsidRPr="006C040E">
        <w:t xml:space="preserve">The level of detail in </w:t>
      </w:r>
      <w:r w:rsidR="00A91155" w:rsidRPr="006C040E">
        <w:t>these laws</w:t>
      </w:r>
      <w:r w:rsidR="00BD078D" w:rsidRPr="006C040E">
        <w:t xml:space="preserve"> varies </w:t>
      </w:r>
      <w:r w:rsidR="00D37545">
        <w:t>significantly</w:t>
      </w:r>
      <w:r w:rsidR="00BD078D" w:rsidRPr="006C040E">
        <w:t xml:space="preserve"> from state to state, however</w:t>
      </w:r>
      <w:r w:rsidR="00423199">
        <w:t>.</w:t>
      </w:r>
      <w:r w:rsidR="008914D1" w:rsidRPr="006C040E">
        <w:t xml:space="preserve"> </w:t>
      </w:r>
      <w:ins w:id="74" w:author="Michael Raisch" w:date="2026-04-22T20:01:00Z" w16du:dateUtc="2026-04-23T02:01:00Z">
        <w:r w:rsidR="00567A00">
          <w:t xml:space="preserve"> </w:t>
        </w:r>
      </w:ins>
      <w:r w:rsidR="004A6B5D" w:rsidRPr="006C040E">
        <w:t xml:space="preserve">Some states </w:t>
      </w:r>
      <w:r w:rsidR="008A5450" w:rsidRPr="006C040E">
        <w:t xml:space="preserve">specify </w:t>
      </w:r>
      <w:r w:rsidR="00933654" w:rsidRPr="006C040E">
        <w:t xml:space="preserve">a particular audit method, while others offer several options that local jurisdictions </w:t>
      </w:r>
      <w:r w:rsidR="007766AD" w:rsidRPr="006C040E">
        <w:t>can choose between</w:t>
      </w:r>
      <w:r w:rsidR="00423199">
        <w:t xml:space="preserve">. </w:t>
      </w:r>
      <w:r w:rsidR="00915E23" w:rsidRPr="006C040E">
        <w:t xml:space="preserve">In some cases, when </w:t>
      </w:r>
      <w:r w:rsidR="00945BB2" w:rsidRPr="006C040E">
        <w:t xml:space="preserve">new </w:t>
      </w:r>
      <w:r w:rsidR="00423199">
        <w:t xml:space="preserve">audit types are being considered, audit pilots are specifically </w:t>
      </w:r>
      <w:r w:rsidR="00AB0A5E">
        <w:t>authorized by statute</w:t>
      </w:r>
      <w:r w:rsidR="00BB3DD6">
        <w:t>. In</w:t>
      </w:r>
      <w:r w:rsidR="00423199">
        <w:t xml:space="preserve"> other cases,</w:t>
      </w:r>
      <w:r w:rsidR="00E058DB" w:rsidRPr="006C040E">
        <w:t xml:space="preserve"> </w:t>
      </w:r>
      <w:r w:rsidR="00E343DF" w:rsidRPr="006C040E">
        <w:t xml:space="preserve">pilots may be conducted under existing </w:t>
      </w:r>
      <w:r w:rsidR="00C0013B" w:rsidRPr="006C040E">
        <w:t xml:space="preserve">laws and </w:t>
      </w:r>
      <w:r w:rsidR="00C0013B" w:rsidRPr="00D37545">
        <w:t>regulations.</w:t>
      </w:r>
      <w:r w:rsidR="00945BB2" w:rsidRPr="00D37545">
        <w:t xml:space="preserve"> </w:t>
      </w:r>
    </w:p>
    <w:p w14:paraId="5F8F07AE" w14:textId="7A9FC12C" w:rsidR="00D37545" w:rsidRPr="004B3533" w:rsidRDefault="00D37545" w:rsidP="0043755B">
      <w:pPr>
        <w:rPr>
          <w:color w:val="002060"/>
        </w:rPr>
      </w:pPr>
      <w:r w:rsidRPr="004B3533">
        <w:rPr>
          <w:color w:val="002060"/>
        </w:rPr>
        <w:t>Considerations</w:t>
      </w:r>
    </w:p>
    <w:p w14:paraId="5B571650" w14:textId="3AF24045" w:rsidR="00914327" w:rsidRPr="00914327" w:rsidRDefault="00914327" w:rsidP="00C55528">
      <w:r w:rsidRPr="00914327">
        <w:t xml:space="preserve">When overseeing election audits, officials must navigate a range of legal, operational, and practical factors to ensure the process is compliant. </w:t>
      </w:r>
      <w:r>
        <w:t xml:space="preserve">A few key </w:t>
      </w:r>
      <w:r w:rsidR="00B97195">
        <w:t>factors to keep in mind are:</w:t>
      </w:r>
    </w:p>
    <w:p w14:paraId="336487A6" w14:textId="2863D332" w:rsidR="00E94F63" w:rsidRPr="00E94F63" w:rsidRDefault="00E94F63" w:rsidP="00527F5C">
      <w:pPr>
        <w:pStyle w:val="ListParagraph"/>
        <w:numPr>
          <w:ilvl w:val="0"/>
          <w:numId w:val="36"/>
        </w:numPr>
      </w:pPr>
      <w:r w:rsidRPr="00E94F63">
        <w:t xml:space="preserve">The rules for audits </w:t>
      </w:r>
      <w:r w:rsidR="00AB0A5E">
        <w:t>vary</w:t>
      </w:r>
      <w:r w:rsidRPr="00E94F63">
        <w:t xml:space="preserve"> depending on state or local laws. </w:t>
      </w:r>
    </w:p>
    <w:p w14:paraId="32B4B4CF" w14:textId="6005DC74" w:rsidR="00E94F63" w:rsidRPr="00E94F63" w:rsidRDefault="00E94F63" w:rsidP="00527F5C">
      <w:pPr>
        <w:pStyle w:val="ListParagraph"/>
        <w:numPr>
          <w:ilvl w:val="0"/>
          <w:numId w:val="36"/>
        </w:numPr>
      </w:pPr>
      <w:r w:rsidRPr="00E94F63">
        <w:lastRenderedPageBreak/>
        <w:t xml:space="preserve">Officials </w:t>
      </w:r>
      <w:r w:rsidR="001808CB">
        <w:t>must</w:t>
      </w:r>
      <w:r w:rsidRPr="00E94F63">
        <w:t xml:space="preserve"> make sure audits follow the law and are done in a way that keeps the election process secure. </w:t>
      </w:r>
    </w:p>
    <w:p w14:paraId="252C84EB" w14:textId="6952D300" w:rsidR="00A854E2" w:rsidRDefault="00E94F63" w:rsidP="00527F5C">
      <w:pPr>
        <w:pStyle w:val="ListParagraph"/>
        <w:numPr>
          <w:ilvl w:val="0"/>
          <w:numId w:val="36"/>
        </w:numPr>
      </w:pPr>
      <w:r w:rsidRPr="00E94F63">
        <w:t xml:space="preserve">Flexibility may be needed to try new audit methods, but any </w:t>
      </w:r>
      <w:r w:rsidR="00C0434A">
        <w:t>adjustments should</w:t>
      </w:r>
      <w:r w:rsidRPr="00E94F63">
        <w:t xml:space="preserve"> still follow legal requirements.</w:t>
      </w:r>
    </w:p>
    <w:p w14:paraId="04153F36" w14:textId="2D0D901C" w:rsidR="0092073A" w:rsidRPr="004B3533" w:rsidRDefault="0092073A" w:rsidP="00A854E2">
      <w:r w:rsidRPr="004B3533">
        <w:rPr>
          <w:rStyle w:val="Heading1Char"/>
          <w:noProof/>
          <w:color w:val="002060"/>
        </w:rPr>
        <mc:AlternateContent>
          <mc:Choice Requires="wps">
            <w:drawing>
              <wp:anchor distT="45720" distB="45720" distL="114300" distR="114300" simplePos="0" relativeHeight="251658243" behindDoc="0" locked="0" layoutInCell="1" allowOverlap="1" wp14:anchorId="54751F6C" wp14:editId="16B9F1B9">
                <wp:simplePos x="0" y="0"/>
                <wp:positionH relativeFrom="margin">
                  <wp:posOffset>76200</wp:posOffset>
                </wp:positionH>
                <wp:positionV relativeFrom="paragraph">
                  <wp:posOffset>313690</wp:posOffset>
                </wp:positionV>
                <wp:extent cx="5638800" cy="1404620"/>
                <wp:effectExtent l="0" t="0" r="19050" b="20320"/>
                <wp:wrapSquare wrapText="bothSides"/>
                <wp:docPr id="350583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1404620"/>
                        </a:xfrm>
                        <a:prstGeom prst="rect">
                          <a:avLst/>
                        </a:prstGeom>
                        <a:solidFill>
                          <a:schemeClr val="bg1">
                            <a:lumMod val="95000"/>
                          </a:schemeClr>
                        </a:solidFill>
                        <a:ln w="9525">
                          <a:solidFill>
                            <a:srgbClr val="000000"/>
                          </a:solidFill>
                          <a:miter lim="800000"/>
                          <a:headEnd/>
                          <a:tailEnd/>
                        </a:ln>
                      </wps:spPr>
                      <wps:txbx>
                        <w:txbxContent>
                          <w:p w14:paraId="7BB2C00F" w14:textId="6DF28A80" w:rsidR="006C040E" w:rsidRPr="00390066" w:rsidRDefault="00A76CFB" w:rsidP="00390066">
                            <w:pPr>
                              <w:rPr>
                                <w:i/>
                                <w:iCs/>
                              </w:rPr>
                            </w:pPr>
                            <w:r w:rsidRPr="00390066">
                              <w:rPr>
                                <w:i/>
                                <w:iCs/>
                              </w:rPr>
                              <w:t>“</w:t>
                            </w:r>
                            <w:r w:rsidR="0086659D" w:rsidRPr="00390066">
                              <w:rPr>
                                <w:i/>
                                <w:iCs/>
                              </w:rPr>
                              <w:t xml:space="preserve">For the standard of </w:t>
                            </w:r>
                            <w:r w:rsidR="0092073A">
                              <w:rPr>
                                <w:b/>
                                <w:bCs/>
                                <w:i/>
                                <w:iCs/>
                              </w:rPr>
                              <w:t>a</w:t>
                            </w:r>
                            <w:r w:rsidR="0086659D" w:rsidRPr="00390066">
                              <w:rPr>
                                <w:b/>
                                <w:bCs/>
                                <w:i/>
                                <w:iCs/>
                              </w:rPr>
                              <w:t>uthorization</w:t>
                            </w:r>
                            <w:r w:rsidR="0086659D" w:rsidRPr="00390066">
                              <w:rPr>
                                <w:i/>
                                <w:iCs/>
                              </w:rPr>
                              <w:t xml:space="preserve">, we </w:t>
                            </w:r>
                            <w:r w:rsidR="00F133BB">
                              <w:rPr>
                                <w:i/>
                                <w:iCs/>
                              </w:rPr>
                              <w:t>conduct</w:t>
                            </w:r>
                            <w:r w:rsidR="00E520E2" w:rsidRPr="00390066">
                              <w:rPr>
                                <w:i/>
                                <w:iCs/>
                              </w:rPr>
                              <w:t xml:space="preserve"> audits that are</w:t>
                            </w:r>
                            <w:r w:rsidR="0086659D" w:rsidRPr="00390066">
                              <w:rPr>
                                <w:i/>
                                <w:iCs/>
                              </w:rPr>
                              <w:t>…</w:t>
                            </w:r>
                            <w:r w:rsidR="002B57C2" w:rsidRPr="00390066">
                              <w:rPr>
                                <w:i/>
                                <w:iCs/>
                              </w:rPr>
                              <w:t xml:space="preserve"> </w:t>
                            </w:r>
                            <w:r w:rsidR="0086659D" w:rsidRPr="00390066">
                              <w:rPr>
                                <w:i/>
                                <w:iCs/>
                              </w:rPr>
                              <w:t>(for example)</w:t>
                            </w:r>
                          </w:p>
                          <w:p w14:paraId="137EEEDF" w14:textId="6F273F66" w:rsidR="006C040E" w:rsidRPr="00BA6C1B" w:rsidRDefault="00152056" w:rsidP="006C040E">
                            <w:pPr>
                              <w:pStyle w:val="ListParagraph"/>
                              <w:numPr>
                                <w:ilvl w:val="0"/>
                                <w:numId w:val="2"/>
                              </w:numPr>
                              <w:rPr>
                                <w:i/>
                                <w:iCs/>
                                <w:u w:val="single"/>
                              </w:rPr>
                            </w:pPr>
                            <w:r w:rsidRPr="00BA6C1B">
                              <w:rPr>
                                <w:i/>
                                <w:iCs/>
                              </w:rPr>
                              <w:t>…</w:t>
                            </w:r>
                            <w:r w:rsidR="006C040E" w:rsidRPr="00BA6C1B">
                              <w:rPr>
                                <w:i/>
                                <w:iCs/>
                              </w:rPr>
                              <w:t>in accordance with state election laws and regulations</w:t>
                            </w:r>
                            <w:r w:rsidR="00E520E2" w:rsidRPr="00BA6C1B">
                              <w:rPr>
                                <w:i/>
                                <w:iCs/>
                              </w:rPr>
                              <w:t>.</w:t>
                            </w:r>
                            <w:r w:rsidRPr="00BA6C1B">
                              <w:rPr>
                                <w:i/>
                                <w:iCs/>
                              </w:rPr>
                              <w:t>”</w:t>
                            </w:r>
                          </w:p>
                          <w:p w14:paraId="079E9863" w14:textId="7393E32F" w:rsidR="006C040E" w:rsidRPr="00BA6C1B" w:rsidRDefault="00E520E2" w:rsidP="006C040E">
                            <w:pPr>
                              <w:pStyle w:val="ListParagraph"/>
                              <w:numPr>
                                <w:ilvl w:val="0"/>
                                <w:numId w:val="2"/>
                              </w:numPr>
                              <w:rPr>
                                <w:i/>
                                <w:iCs/>
                                <w:u w:val="single"/>
                              </w:rPr>
                            </w:pPr>
                            <w:r w:rsidRPr="00BA6C1B">
                              <w:rPr>
                                <w:i/>
                                <w:iCs/>
                              </w:rPr>
                              <w:t>…u</w:t>
                            </w:r>
                            <w:r w:rsidR="006C040E" w:rsidRPr="00BA6C1B">
                              <w:rPr>
                                <w:i/>
                                <w:iCs/>
                              </w:rPr>
                              <w:t>nder the oversight of the chief election official</w:t>
                            </w:r>
                            <w:r w:rsidRPr="00BA6C1B">
                              <w:rPr>
                                <w:i/>
                                <w:iCs/>
                              </w:rPr>
                              <w:t>.”</w:t>
                            </w:r>
                          </w:p>
                          <w:p w14:paraId="0013ECB1" w14:textId="27819C25" w:rsidR="006C040E" w:rsidRPr="00BA6C1B" w:rsidRDefault="00E520E2" w:rsidP="00385E1A">
                            <w:pPr>
                              <w:pStyle w:val="ListParagraph"/>
                              <w:numPr>
                                <w:ilvl w:val="0"/>
                                <w:numId w:val="2"/>
                              </w:numPr>
                              <w:rPr>
                                <w:i/>
                                <w:iCs/>
                              </w:rPr>
                            </w:pPr>
                            <w:r w:rsidRPr="00BA6C1B">
                              <w:rPr>
                                <w:i/>
                                <w:iCs/>
                              </w:rPr>
                              <w:t>…a</w:t>
                            </w:r>
                            <w:r w:rsidR="006C040E" w:rsidRPr="00BA6C1B">
                              <w:rPr>
                                <w:i/>
                                <w:iCs/>
                              </w:rPr>
                              <w:t>uthorized by a pilot program</w:t>
                            </w:r>
                            <w:r w:rsidR="00D216C3" w:rsidRPr="00BA6C1B">
                              <w:rPr>
                                <w:i/>
                                <w:iCs/>
                              </w:rPr>
                              <w:t xml:space="preserve"> under state law.”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751F6C" id="_x0000_s1027" type="#_x0000_t202" style="position:absolute;margin-left:6pt;margin-top:24.7pt;width:444pt;height:110.6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" fillcolor="#f2f2f2 [3052]">
                <v:textbox style="mso-fit-shape-to-text:t">
                  <w:txbxContent>
                    <w:p w14:paraId="7BB2C00F" w14:textId="6DF28A80" w:rsidR="006C040E" w:rsidRPr="00390066" w:rsidRDefault="00A76CFB" w:rsidP="00390066">
                      <w:pPr>
                        <w:rPr>
                          <w:i/>
                          <w:iCs/>
                        </w:rPr>
                      </w:pPr>
                      <w:r w:rsidRPr="00390066">
                        <w:rPr>
                          <w:i/>
                          <w:iCs/>
                        </w:rPr>
                        <w:t>“</w:t>
                      </w:r>
                      <w:r w:rsidR="0086659D" w:rsidRPr="00390066">
                        <w:rPr>
                          <w:i/>
                          <w:iCs/>
                        </w:rPr>
                        <w:t xml:space="preserve">For the standard of </w:t>
                      </w:r>
                      <w:r w:rsidR="0092073A">
                        <w:rPr>
                          <w:b/>
                          <w:bCs/>
                          <w:i/>
                          <w:iCs/>
                        </w:rPr>
                        <w:t>a</w:t>
                      </w:r>
                      <w:r w:rsidR="0086659D" w:rsidRPr="00390066">
                        <w:rPr>
                          <w:b/>
                          <w:bCs/>
                          <w:i/>
                          <w:iCs/>
                        </w:rPr>
                        <w:t>uthorization</w:t>
                      </w:r>
                      <w:r w:rsidR="0086659D" w:rsidRPr="00390066">
                        <w:rPr>
                          <w:i/>
                          <w:iCs/>
                        </w:rPr>
                        <w:t xml:space="preserve">, we </w:t>
                      </w:r>
                      <w:r w:rsidR="00F133BB">
                        <w:rPr>
                          <w:i/>
                          <w:iCs/>
                        </w:rPr>
                        <w:t>conduct</w:t>
                      </w:r>
                      <w:r w:rsidR="00E520E2" w:rsidRPr="00390066">
                        <w:rPr>
                          <w:i/>
                          <w:iCs/>
                        </w:rPr>
                        <w:t xml:space="preserve"> audits that are</w:t>
                      </w:r>
                      <w:r w:rsidR="0086659D" w:rsidRPr="00390066">
                        <w:rPr>
                          <w:i/>
                          <w:iCs/>
                        </w:rPr>
                        <w:t>…</w:t>
                      </w:r>
                      <w:r w:rsidR="002B57C2" w:rsidRPr="00390066">
                        <w:rPr>
                          <w:i/>
                          <w:iCs/>
                        </w:rPr>
                        <w:t xml:space="preserve"> </w:t>
                      </w:r>
                      <w:r w:rsidR="0086659D" w:rsidRPr="00390066">
                        <w:rPr>
                          <w:i/>
                          <w:iCs/>
                        </w:rPr>
                        <w:t>(for example)</w:t>
                      </w:r>
                    </w:p>
                    <w:p w14:paraId="137EEEDF" w14:textId="6F273F66" w:rsidR="006C040E" w:rsidRPr="00BA6C1B" w:rsidRDefault="00152056" w:rsidP="006C040E">
                      <w:pPr>
                        <w:pStyle w:val="ListParagraph"/>
                        <w:numPr>
                          <w:ilvl w:val="0"/>
                          <w:numId w:val="2"/>
                        </w:numPr>
                        <w:rPr>
                          <w:i/>
                          <w:iCs/>
                          <w:u w:val="single"/>
                        </w:rPr>
                      </w:pPr>
                      <w:r w:rsidRPr="00BA6C1B">
                        <w:rPr>
                          <w:i/>
                          <w:iCs/>
                        </w:rPr>
                        <w:t>…</w:t>
                      </w:r>
                      <w:r w:rsidR="006C040E" w:rsidRPr="00BA6C1B">
                        <w:rPr>
                          <w:i/>
                          <w:iCs/>
                        </w:rPr>
                        <w:t>in accordance with state election laws and regulations</w:t>
                      </w:r>
                      <w:r w:rsidR="00E520E2" w:rsidRPr="00BA6C1B">
                        <w:rPr>
                          <w:i/>
                          <w:iCs/>
                        </w:rPr>
                        <w:t>.</w:t>
                      </w:r>
                      <w:r w:rsidRPr="00BA6C1B">
                        <w:rPr>
                          <w:i/>
                          <w:iCs/>
                        </w:rPr>
                        <w:t>”</w:t>
                      </w:r>
                    </w:p>
                    <w:p w14:paraId="079E9863" w14:textId="7393E32F" w:rsidR="006C040E" w:rsidRPr="00BA6C1B" w:rsidRDefault="00E520E2" w:rsidP="006C040E">
                      <w:pPr>
                        <w:pStyle w:val="ListParagraph"/>
                        <w:numPr>
                          <w:ilvl w:val="0"/>
                          <w:numId w:val="2"/>
                        </w:numPr>
                        <w:rPr>
                          <w:i/>
                          <w:iCs/>
                          <w:u w:val="single"/>
                        </w:rPr>
                      </w:pPr>
                      <w:r w:rsidRPr="00BA6C1B">
                        <w:rPr>
                          <w:i/>
                          <w:iCs/>
                        </w:rPr>
                        <w:t>…u</w:t>
                      </w:r>
                      <w:r w:rsidR="006C040E" w:rsidRPr="00BA6C1B">
                        <w:rPr>
                          <w:i/>
                          <w:iCs/>
                        </w:rPr>
                        <w:t>nder the oversight of the chief election official</w:t>
                      </w:r>
                      <w:r w:rsidRPr="00BA6C1B">
                        <w:rPr>
                          <w:i/>
                          <w:iCs/>
                        </w:rPr>
                        <w:t>.”</w:t>
                      </w:r>
                    </w:p>
                    <w:p w14:paraId="0013ECB1" w14:textId="27819C25" w:rsidR="006C040E" w:rsidRPr="00BA6C1B" w:rsidRDefault="00E520E2" w:rsidP="00385E1A">
                      <w:pPr>
                        <w:pStyle w:val="ListParagraph"/>
                        <w:numPr>
                          <w:ilvl w:val="0"/>
                          <w:numId w:val="2"/>
                        </w:numPr>
                        <w:rPr>
                          <w:i/>
                          <w:iCs/>
                        </w:rPr>
                      </w:pPr>
                      <w:r w:rsidRPr="00BA6C1B">
                        <w:rPr>
                          <w:i/>
                          <w:iCs/>
                        </w:rPr>
                        <w:t>…a</w:t>
                      </w:r>
                      <w:r w:rsidR="006C040E" w:rsidRPr="00BA6C1B">
                        <w:rPr>
                          <w:i/>
                          <w:iCs/>
                        </w:rPr>
                        <w:t>uthorized by a pilot program</w:t>
                      </w:r>
                      <w:r w:rsidR="00D216C3" w:rsidRPr="00BA6C1B">
                        <w:rPr>
                          <w:i/>
                          <w:iCs/>
                        </w:rPr>
                        <w:t xml:space="preserve"> under state law.”</w:t>
                      </w:r>
                    </w:p>
                  </w:txbxContent>
                </v:textbox>
                <w10:wrap type="square" anchorx="margin"/>
              </v:shape>
            </w:pict>
          </mc:Fallback>
        </mc:AlternateContent>
      </w:r>
      <w:r w:rsidR="00B021BA" w:rsidRPr="004B3533">
        <w:rPr>
          <w:color w:val="002060"/>
        </w:rPr>
        <w:t>Sample Language</w:t>
      </w:r>
    </w:p>
    <w:p w14:paraId="2EB419BB" w14:textId="2026BA64" w:rsidR="000533C0" w:rsidRDefault="000533C0"/>
    <w:p w14:paraId="2286FF4A" w14:textId="77777777" w:rsidR="002D6D37" w:rsidRPr="004B3533" w:rsidRDefault="002D6D37" w:rsidP="005F2F8A">
      <w:pPr>
        <w:pStyle w:val="Heading2"/>
        <w:spacing w:before="0" w:after="0" w:line="240" w:lineRule="auto"/>
        <w:rPr>
          <w:color w:val="002060"/>
        </w:rPr>
      </w:pPr>
      <w:bookmarkStart w:id="75" w:name="_Toc215055875"/>
      <w:bookmarkStart w:id="76" w:name="_Toc215758812"/>
      <w:bookmarkStart w:id="77" w:name="_Toc215760100"/>
      <w:bookmarkStart w:id="78" w:name="_Toc215760303"/>
      <w:bookmarkStart w:id="79" w:name="_Toc215760328"/>
      <w:bookmarkStart w:id="80" w:name="_Toc215760894"/>
      <w:bookmarkStart w:id="81" w:name="_Toc222064658"/>
      <w:bookmarkStart w:id="82" w:name="_Toc215055867"/>
      <w:r w:rsidRPr="004B3533">
        <w:rPr>
          <w:color w:val="002060"/>
        </w:rPr>
        <w:t>Ethics</w:t>
      </w:r>
      <w:bookmarkEnd w:id="75"/>
      <w:bookmarkEnd w:id="76"/>
      <w:bookmarkEnd w:id="77"/>
      <w:bookmarkEnd w:id="78"/>
      <w:bookmarkEnd w:id="79"/>
      <w:bookmarkEnd w:id="80"/>
      <w:bookmarkEnd w:id="81"/>
    </w:p>
    <w:p w14:paraId="2FFC7E85" w14:textId="77777777" w:rsidR="002D6D37" w:rsidRPr="002D6D37" w:rsidRDefault="00000000" w:rsidP="00453745">
      <w:bookmarkStart w:id="83" w:name="_Toc215758813"/>
      <w:r>
        <w:pict w14:anchorId="28B8F2BA">
          <v:rect id="_x0000_i1027" style="width:468pt;height:6pt" o:hralign="center" o:hrstd="t" o:hrnoshade="t" o:hr="t" fillcolor="#002060" stroked="f"/>
        </w:pict>
      </w:r>
      <w:bookmarkEnd w:id="83"/>
    </w:p>
    <w:p w14:paraId="048E767B" w14:textId="77777777" w:rsidR="002D6D37" w:rsidRPr="004B3533" w:rsidRDefault="002D6D37" w:rsidP="004B3533">
      <w:pPr>
        <w:pStyle w:val="Heading3"/>
        <w:rPr>
          <w:color w:val="002060"/>
        </w:rPr>
      </w:pPr>
      <w:bookmarkStart w:id="84" w:name="_Toc215758814"/>
      <w:r w:rsidRPr="004B3533">
        <w:rPr>
          <w:color w:val="002060"/>
        </w:rPr>
        <w:t>Auditors should follow documented ethical principles throughout their work.</w:t>
      </w:r>
      <w:bookmarkEnd w:id="84"/>
    </w:p>
    <w:p w14:paraId="68640F11" w14:textId="77777777" w:rsidR="002D6D37" w:rsidRPr="002D6D37" w:rsidRDefault="00000000" w:rsidP="00453745">
      <w:bookmarkStart w:id="85" w:name="_Toc215758815"/>
      <w:r>
        <w:pict w14:anchorId="5A449C24">
          <v:rect id="_x0000_i1028" style="width:468pt;height:6pt" o:hralign="center" o:hrstd="t" o:hrnoshade="t" o:hr="t" fillcolor="#002060" stroked="f"/>
        </w:pict>
      </w:r>
      <w:bookmarkEnd w:id="85"/>
    </w:p>
    <w:p w14:paraId="6293808C" w14:textId="77777777" w:rsidR="00664367" w:rsidRDefault="002D6D37" w:rsidP="00992D87">
      <w:bookmarkStart w:id="86" w:name="_Toc215758816"/>
      <w:r w:rsidRPr="002970A3">
        <w:rPr>
          <w:b/>
          <w:color w:val="002060"/>
        </w:rPr>
        <w:t>Discussion</w:t>
      </w:r>
      <w:bookmarkEnd w:id="86"/>
      <w:r w:rsidRPr="002970A3">
        <w:rPr>
          <w:b/>
          <w:color w:val="002060"/>
        </w:rPr>
        <w:t xml:space="preserve"> </w:t>
      </w:r>
      <w:r>
        <w:br/>
        <w:t xml:space="preserve">Election officials are bound by ethical principles designed to safeguard the election process and produce trustworthy results. Not only do </w:t>
      </w:r>
      <w:r w:rsidR="002676F7">
        <w:t>ethical</w:t>
      </w:r>
      <w:r>
        <w:t xml:space="preserve"> principles set expectations for how election administrators conduct themselves, but they can also be helpful tools for explaining why things are done in specific ways. Even offices that do not have a unique code of ethics can point to ethical principles found in oaths of office, workplace codes of conduct, and various statutes and regulations. </w:t>
      </w:r>
    </w:p>
    <w:p w14:paraId="511723D4" w14:textId="1E47DDF2" w:rsidR="00C427E4" w:rsidRDefault="00512206" w:rsidP="002D6D37">
      <w:pPr>
        <w:rPr>
          <w:color w:val="002060"/>
        </w:rPr>
      </w:pPr>
      <w:r>
        <w:lastRenderedPageBreak/>
        <w:t xml:space="preserve">An example of how ethics can be applied in practice is </w:t>
      </w:r>
      <w:r w:rsidR="00055426">
        <w:t xml:space="preserve">by </w:t>
      </w:r>
      <w:r w:rsidR="001F3001">
        <w:t>requir</w:t>
      </w:r>
      <w:r w:rsidR="00055426">
        <w:t>ing</w:t>
      </w:r>
      <w:r w:rsidR="001F3001">
        <w:t xml:space="preserve"> </w:t>
      </w:r>
      <w:r w:rsidR="00664367" w:rsidRPr="00664367">
        <w:t>auditors to disclose any personal or financial ties to candidates, campaigns, or vendors involved in the election</w:t>
      </w:r>
      <w:r w:rsidR="00055426">
        <w:t>, thereby helping to</w:t>
      </w:r>
      <w:r w:rsidR="00664367" w:rsidRPr="00664367">
        <w:t xml:space="preserve"> ensure that audits are conducted impartially and ethically. </w:t>
      </w:r>
      <w:r w:rsidR="00162C52">
        <w:rPr>
          <w:noProof/>
        </w:rPr>
        <mc:AlternateContent>
          <mc:Choice Requires="wps">
            <w:drawing>
              <wp:anchor distT="45720" distB="45720" distL="114300" distR="114300" simplePos="0" relativeHeight="251658259" behindDoc="0" locked="0" layoutInCell="1" allowOverlap="1" wp14:anchorId="3038DB99" wp14:editId="0C3D3517">
                <wp:simplePos x="0" y="0"/>
                <wp:positionH relativeFrom="column">
                  <wp:posOffset>104775</wp:posOffset>
                </wp:positionH>
                <wp:positionV relativeFrom="paragraph">
                  <wp:posOffset>180975</wp:posOffset>
                </wp:positionV>
                <wp:extent cx="5705475" cy="1404620"/>
                <wp:effectExtent l="0" t="0" r="28575" b="23495"/>
                <wp:wrapSquare wrapText="bothSides"/>
                <wp:docPr id="7417528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1404620"/>
                        </a:xfrm>
                        <a:prstGeom prst="rect">
                          <a:avLst/>
                        </a:prstGeom>
                        <a:solidFill>
                          <a:schemeClr val="tx2">
                            <a:lumMod val="10000"/>
                            <a:lumOff val="90000"/>
                          </a:schemeClr>
                        </a:solidFill>
                        <a:ln w="9525">
                          <a:solidFill>
                            <a:srgbClr val="000000"/>
                          </a:solidFill>
                          <a:miter lim="800000"/>
                          <a:headEnd/>
                          <a:tailEnd/>
                        </a:ln>
                      </wps:spPr>
                      <wps:txbx>
                        <w:txbxContent>
                          <w:p w14:paraId="728B24E2" w14:textId="2018DE3B" w:rsidR="005F6D8F" w:rsidRDefault="00C427E4" w:rsidP="005F6D8F">
                            <w:pPr>
                              <w:tabs>
                                <w:tab w:val="num" w:pos="720"/>
                              </w:tabs>
                              <w:rPr>
                                <w:b/>
                                <w:bCs/>
                              </w:rPr>
                            </w:pPr>
                            <w:r w:rsidRPr="00C427E4">
                              <w:rPr>
                                <w:b/>
                                <w:bCs/>
                              </w:rPr>
                              <w:t>Ethic</w:t>
                            </w:r>
                            <w:r>
                              <w:rPr>
                                <w:b/>
                                <w:bCs/>
                              </w:rPr>
                              <w:t>al</w:t>
                            </w:r>
                            <w:r w:rsidRPr="00C427E4">
                              <w:rPr>
                                <w:b/>
                                <w:bCs/>
                              </w:rPr>
                              <w:t xml:space="preserve"> Standards for Election Administra</w:t>
                            </w:r>
                            <w:r w:rsidR="00561E03">
                              <w:rPr>
                                <w:b/>
                                <w:bCs/>
                              </w:rPr>
                              <w:t>tion</w:t>
                            </w:r>
                          </w:p>
                          <w:p w14:paraId="7AE58B3F" w14:textId="7A4423E2" w:rsidR="001F33E3" w:rsidRPr="001F33E3" w:rsidRDefault="001F33E3" w:rsidP="005F6D8F">
                            <w:pPr>
                              <w:tabs>
                                <w:tab w:val="num" w:pos="720"/>
                              </w:tabs>
                            </w:pPr>
                            <w:r w:rsidRPr="001F33E3">
                              <w:t xml:space="preserve">For offices that do not maintain a formal code of conduct, the following </w:t>
                            </w:r>
                            <w:hyperlink r:id="rId13" w:tgtFrame="_blank" w:tooltip="https://www.thealiadviser.org/wp-content/uploads/2024/10/ethical_standards_for_election_officials-jan2024.pdf" w:history="1">
                              <w:r w:rsidRPr="001F33E3">
                                <w:rPr>
                                  <w:rStyle w:val="Hyperlink"/>
                                </w:rPr>
                                <w:t>ethical standards for election administration</w:t>
                              </w:r>
                            </w:hyperlink>
                            <w:r w:rsidRPr="001F33E3">
                              <w:t>, developed by a bipartisan working group convened by The American Law Institute, can serve as a practical reference point for guiding ethical behavior and professional expectations.</w:t>
                            </w:r>
                          </w:p>
                          <w:p w14:paraId="50855401" w14:textId="77777777" w:rsidR="005F6D8F" w:rsidRPr="005F6D8F" w:rsidRDefault="005F6D8F" w:rsidP="008E383A">
                            <w:pPr>
                              <w:numPr>
                                <w:ilvl w:val="0"/>
                                <w:numId w:val="57"/>
                              </w:numPr>
                            </w:pPr>
                            <w:r w:rsidRPr="005F6D8F">
                              <w:t>Adhere to the law. Election officials have a duty to administer the law as written and interpreted by the relevant authorities.</w:t>
                            </w:r>
                          </w:p>
                          <w:p w14:paraId="25F49A3C" w14:textId="77777777" w:rsidR="005F6D8F" w:rsidRPr="005F6D8F" w:rsidRDefault="005F6D8F" w:rsidP="008E383A">
                            <w:pPr>
                              <w:numPr>
                                <w:ilvl w:val="0"/>
                                <w:numId w:val="57"/>
                              </w:numPr>
                            </w:pPr>
                            <w:r w:rsidRPr="005F6D8F">
                              <w:t>Protect and defend the integrity of the election process. Election officials have a duty to ensure the integrity of elections and to safeguard against unfounded attacks on the integrity of the election process.</w:t>
                            </w:r>
                          </w:p>
                          <w:p w14:paraId="33CDAA8B" w14:textId="77777777" w:rsidR="005F6D8F" w:rsidRPr="005F6D8F" w:rsidRDefault="005F6D8F" w:rsidP="008E383A">
                            <w:pPr>
                              <w:numPr>
                                <w:ilvl w:val="0"/>
                                <w:numId w:val="57"/>
                              </w:numPr>
                            </w:pPr>
                            <w:r w:rsidRPr="005F6D8F">
                              <w:t>Promote transparency in the conduct of elections. Election officials have a duty to make election administration transparent to the public.</w:t>
                            </w:r>
                          </w:p>
                          <w:p w14:paraId="7414598E" w14:textId="77777777" w:rsidR="005F6D8F" w:rsidRPr="005F6D8F" w:rsidRDefault="005F6D8F" w:rsidP="008E383A">
                            <w:pPr>
                              <w:numPr>
                                <w:ilvl w:val="0"/>
                                <w:numId w:val="57"/>
                              </w:numPr>
                            </w:pPr>
                            <w:r w:rsidRPr="005F6D8F">
                              <w:t>Treat all participants in the election process impartially. Election officials have an obligation to treat all participants in the electoral process impartially, including voters, candidates, citizens, and political committees.</w:t>
                            </w:r>
                          </w:p>
                          <w:p w14:paraId="4BBC8C3B" w14:textId="77777777" w:rsidR="005F6D8F" w:rsidRPr="005F6D8F" w:rsidRDefault="005F6D8F" w:rsidP="008E383A">
                            <w:pPr>
                              <w:numPr>
                                <w:ilvl w:val="0"/>
                                <w:numId w:val="57"/>
                              </w:numPr>
                            </w:pPr>
                            <w:r w:rsidRPr="005F6D8F">
                              <w:t xml:space="preserve">Demonstrate personal integrity. Election officials have a duty to conduct themselves honestly and forthrightly in all interactions with superiors, peers, candidates, campaign officials, and the </w:t>
                            </w:r>
                            <w:proofErr w:type="gramStart"/>
                            <w:r w:rsidRPr="005F6D8F">
                              <w:t>general public</w:t>
                            </w:r>
                            <w:proofErr w:type="gramEnd"/>
                            <w:r w:rsidRPr="005F6D8F">
                              <w:t>.</w:t>
                            </w:r>
                          </w:p>
                          <w:p w14:paraId="1B5C7FCA" w14:textId="77777777" w:rsidR="005F6D8F" w:rsidRPr="005F6D8F" w:rsidRDefault="005F6D8F" w:rsidP="008E383A">
                            <w:pPr>
                              <w:numPr>
                                <w:ilvl w:val="0"/>
                                <w:numId w:val="57"/>
                              </w:numPr>
                            </w:pPr>
                            <w:r w:rsidRPr="005F6D8F">
                              <w:t>Practice the highest level of ethics and stewardship. Election officials have a duty to expend public funds carefully and foster respect among employees and volunteers.</w:t>
                            </w:r>
                          </w:p>
                          <w:p w14:paraId="469F1F61" w14:textId="77777777" w:rsidR="005F6D8F" w:rsidRPr="005F6D8F" w:rsidRDefault="005F6D8F" w:rsidP="008E383A">
                            <w:pPr>
                              <w:numPr>
                                <w:ilvl w:val="0"/>
                                <w:numId w:val="57"/>
                              </w:numPr>
                            </w:pPr>
                            <w:r w:rsidRPr="005F6D8F">
                              <w:t>Advance professional excellence. Election officials have a duty to stay informed about election laws and new developments in election 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38DB99" id="_x0000_s1028" type="#_x0000_t202" style="position:absolute;margin-left:8.25pt;margin-top:14.25pt;width:449.25pt;height:110.6pt;z-index:25165825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" fillcolor="#dceaf7 [351]">
                <v:textbox style="mso-fit-shape-to-text:t">
                  <w:txbxContent>
                    <w:p w14:paraId="728B24E2" w14:textId="2018DE3B" w:rsidR="005F6D8F" w:rsidRDefault="00C427E4" w:rsidP="005F6D8F">
                      <w:pPr>
                        <w:tabs>
                          <w:tab w:val="num" w:pos="720"/>
                        </w:tabs>
                        <w:rPr>
                          <w:b/>
                          <w:bCs/>
                        </w:rPr>
                      </w:pPr>
                      <w:r w:rsidRPr="00C427E4">
                        <w:rPr>
                          <w:b/>
                          <w:bCs/>
                        </w:rPr>
                        <w:t>Ethic</w:t>
                      </w:r>
                      <w:r>
                        <w:rPr>
                          <w:b/>
                          <w:bCs/>
                        </w:rPr>
                        <w:t>al</w:t>
                      </w:r>
                      <w:r w:rsidRPr="00C427E4">
                        <w:rPr>
                          <w:b/>
                          <w:bCs/>
                        </w:rPr>
                        <w:t xml:space="preserve"> Standards for Election Administra</w:t>
                      </w:r>
                      <w:r w:rsidR="00561E03">
                        <w:rPr>
                          <w:b/>
                          <w:bCs/>
                        </w:rPr>
                        <w:t>tion</w:t>
                      </w:r>
                    </w:p>
                    <w:p w14:paraId="7AE58B3F" w14:textId="7A4423E2" w:rsidR="001F33E3" w:rsidRPr="001F33E3" w:rsidRDefault="001F33E3" w:rsidP="005F6D8F">
                      <w:pPr>
                        <w:tabs>
                          <w:tab w:val="num" w:pos="720"/>
                        </w:tabs>
                      </w:pPr>
                      <w:r w:rsidRPr="001F33E3">
                        <w:t xml:space="preserve">For offices that do not maintain a formal code of conduct, the following </w:t>
                      </w:r>
                      <w:hyperlink r:id="rId14" w:tgtFrame="_blank" w:tooltip="https://www.thealiadviser.org/wp-content/uploads/2024/10/ethical_standards_for_election_officials-jan2024.pdf" w:history="1">
                        <w:r w:rsidRPr="001F33E3">
                          <w:rPr>
                            <w:rStyle w:val="Hyperlink"/>
                          </w:rPr>
                          <w:t>ethical standards for election administration</w:t>
                        </w:r>
                      </w:hyperlink>
                      <w:r w:rsidRPr="001F33E3">
                        <w:t>, developed by a bipartisan working group convened by The American Law Institute, can serve as a practical reference point for guiding ethical behavior and professional expectations.</w:t>
                      </w:r>
                    </w:p>
                    <w:p w14:paraId="50855401" w14:textId="77777777" w:rsidR="005F6D8F" w:rsidRPr="005F6D8F" w:rsidRDefault="005F6D8F" w:rsidP="008E383A">
                      <w:pPr>
                        <w:numPr>
                          <w:ilvl w:val="0"/>
                          <w:numId w:val="57"/>
                        </w:numPr>
                      </w:pPr>
                      <w:r w:rsidRPr="005F6D8F">
                        <w:t>Adhere to the law. Election officials have a duty to administer the law as written and interpreted by the relevant authorities.</w:t>
                      </w:r>
                    </w:p>
                    <w:p w14:paraId="25F49A3C" w14:textId="77777777" w:rsidR="005F6D8F" w:rsidRPr="005F6D8F" w:rsidRDefault="005F6D8F" w:rsidP="008E383A">
                      <w:pPr>
                        <w:numPr>
                          <w:ilvl w:val="0"/>
                          <w:numId w:val="57"/>
                        </w:numPr>
                      </w:pPr>
                      <w:r w:rsidRPr="005F6D8F">
                        <w:t>Protect and defend the integrity of the election process. Election officials have a duty to ensure the integrity of elections and to safeguard against unfounded attacks on the integrity of the election process.</w:t>
                      </w:r>
                    </w:p>
                    <w:p w14:paraId="33CDAA8B" w14:textId="77777777" w:rsidR="005F6D8F" w:rsidRPr="005F6D8F" w:rsidRDefault="005F6D8F" w:rsidP="008E383A">
                      <w:pPr>
                        <w:numPr>
                          <w:ilvl w:val="0"/>
                          <w:numId w:val="57"/>
                        </w:numPr>
                      </w:pPr>
                      <w:r w:rsidRPr="005F6D8F">
                        <w:t>Promote transparency in the conduct of elections. Election officials have a duty to make election administration transparent to the public.</w:t>
                      </w:r>
                    </w:p>
                    <w:p w14:paraId="7414598E" w14:textId="77777777" w:rsidR="005F6D8F" w:rsidRPr="005F6D8F" w:rsidRDefault="005F6D8F" w:rsidP="008E383A">
                      <w:pPr>
                        <w:numPr>
                          <w:ilvl w:val="0"/>
                          <w:numId w:val="57"/>
                        </w:numPr>
                      </w:pPr>
                      <w:r w:rsidRPr="005F6D8F">
                        <w:t>Treat all participants in the election process impartially. Election officials have an obligation to treat all participants in the electoral process impartially, including voters, candidates, citizens, and political committees.</w:t>
                      </w:r>
                    </w:p>
                    <w:p w14:paraId="4BBC8C3B" w14:textId="77777777" w:rsidR="005F6D8F" w:rsidRPr="005F6D8F" w:rsidRDefault="005F6D8F" w:rsidP="008E383A">
                      <w:pPr>
                        <w:numPr>
                          <w:ilvl w:val="0"/>
                          <w:numId w:val="57"/>
                        </w:numPr>
                      </w:pPr>
                      <w:r w:rsidRPr="005F6D8F">
                        <w:t xml:space="preserve">Demonstrate personal integrity. Election officials have a duty to conduct themselves honestly and forthrightly in all interactions with superiors, peers, candidates, campaign officials, and the </w:t>
                      </w:r>
                      <w:proofErr w:type="gramStart"/>
                      <w:r w:rsidRPr="005F6D8F">
                        <w:t>general public</w:t>
                      </w:r>
                      <w:proofErr w:type="gramEnd"/>
                      <w:r w:rsidRPr="005F6D8F">
                        <w:t>.</w:t>
                      </w:r>
                    </w:p>
                    <w:p w14:paraId="1B5C7FCA" w14:textId="77777777" w:rsidR="005F6D8F" w:rsidRPr="005F6D8F" w:rsidRDefault="005F6D8F" w:rsidP="008E383A">
                      <w:pPr>
                        <w:numPr>
                          <w:ilvl w:val="0"/>
                          <w:numId w:val="57"/>
                        </w:numPr>
                      </w:pPr>
                      <w:r w:rsidRPr="005F6D8F">
                        <w:t>Practice the highest level of ethics and stewardship. Election officials have a duty to expend public funds carefully and foster respect among employees and volunteers.</w:t>
                      </w:r>
                    </w:p>
                    <w:p w14:paraId="469F1F61" w14:textId="77777777" w:rsidR="005F6D8F" w:rsidRPr="005F6D8F" w:rsidRDefault="005F6D8F" w:rsidP="008E383A">
                      <w:pPr>
                        <w:numPr>
                          <w:ilvl w:val="0"/>
                          <w:numId w:val="57"/>
                        </w:numPr>
                      </w:pPr>
                      <w:r w:rsidRPr="005F6D8F">
                        <w:t>Advance professional excellence. Election officials have a duty to stay informed about election laws and new developments in election management.</w:t>
                      </w:r>
                    </w:p>
                  </w:txbxContent>
                </v:textbox>
                <w10:wrap type="square"/>
              </v:shape>
            </w:pict>
          </mc:Fallback>
        </mc:AlternateContent>
      </w:r>
    </w:p>
    <w:p w14:paraId="1E5E9CC1" w14:textId="07A1466B" w:rsidR="002D6D37" w:rsidRPr="004B3533" w:rsidRDefault="002D6D37" w:rsidP="002D6D37">
      <w:r w:rsidRPr="004B3533">
        <w:rPr>
          <w:color w:val="002060"/>
        </w:rPr>
        <w:t>Considerations</w:t>
      </w:r>
    </w:p>
    <w:p w14:paraId="2EB0599A" w14:textId="77777777" w:rsidR="00992D87" w:rsidRDefault="002D6D37" w:rsidP="00992D87">
      <w:pPr>
        <w:spacing w:afterLines="160" w:after="384"/>
        <w:contextualSpacing/>
      </w:pPr>
      <w:r w:rsidRPr="007F60AD">
        <w:t xml:space="preserve">Failure to uphold ethical principles during election audits can have </w:t>
      </w:r>
      <w:r>
        <w:t>profound</w:t>
      </w:r>
      <w:r w:rsidRPr="007F60AD">
        <w:t xml:space="preserve"> and far-reaching implications, including:</w:t>
      </w:r>
    </w:p>
    <w:p w14:paraId="3E6A3958" w14:textId="77777777" w:rsidR="00992D87" w:rsidRDefault="00992D87" w:rsidP="00527F5C">
      <w:pPr>
        <w:pStyle w:val="ListParagraph"/>
        <w:numPr>
          <w:ilvl w:val="0"/>
          <w:numId w:val="38"/>
        </w:numPr>
        <w:spacing w:afterLines="160" w:after="384"/>
      </w:pPr>
      <w:r>
        <w:lastRenderedPageBreak/>
        <w:t>Erosion of public trust</w:t>
      </w:r>
    </w:p>
    <w:p w14:paraId="0C26BAFD" w14:textId="77777777" w:rsidR="00992D87" w:rsidRDefault="00992D87" w:rsidP="00527F5C">
      <w:pPr>
        <w:pStyle w:val="ListParagraph"/>
        <w:numPr>
          <w:ilvl w:val="0"/>
          <w:numId w:val="20"/>
        </w:numPr>
        <w:spacing w:afterLines="160" w:after="384"/>
      </w:pPr>
      <w:r>
        <w:t>Damage to professional credibility</w:t>
      </w:r>
    </w:p>
    <w:p w14:paraId="44E04377" w14:textId="77777777" w:rsidR="00992D87" w:rsidRDefault="00992D87" w:rsidP="00527F5C">
      <w:pPr>
        <w:pStyle w:val="ListParagraph"/>
        <w:numPr>
          <w:ilvl w:val="0"/>
          <w:numId w:val="20"/>
        </w:numPr>
        <w:spacing w:afterLines="160" w:after="384"/>
      </w:pPr>
      <w:r>
        <w:t>Legal and regulatory consequences</w:t>
      </w:r>
    </w:p>
    <w:p w14:paraId="6A8917FA" w14:textId="77777777" w:rsidR="002D6D37" w:rsidRDefault="002D6D37" w:rsidP="002D6D37">
      <w:pPr>
        <w:pStyle w:val="ListParagraph"/>
        <w:spacing w:afterLines="160" w:after="384" w:line="240" w:lineRule="auto"/>
      </w:pPr>
    </w:p>
    <w:p w14:paraId="2869B34E" w14:textId="77777777" w:rsidR="002D6D37" w:rsidRPr="004B3533" w:rsidRDefault="002D6D37" w:rsidP="002D6D37">
      <w:pPr>
        <w:pStyle w:val="ListParagraph"/>
        <w:spacing w:afterLines="160" w:after="384" w:line="240" w:lineRule="auto"/>
        <w:ind w:left="0"/>
        <w:rPr>
          <w:color w:val="002060"/>
        </w:rPr>
      </w:pPr>
      <w:r w:rsidRPr="004B3533">
        <w:rPr>
          <w:rStyle w:val="Heading2Char"/>
          <w:noProof/>
          <w:color w:val="002060"/>
        </w:rPr>
        <mc:AlternateContent>
          <mc:Choice Requires="wps">
            <w:drawing>
              <wp:anchor distT="45720" distB="45720" distL="114300" distR="114300" simplePos="0" relativeHeight="251658245" behindDoc="0" locked="0" layoutInCell="1" allowOverlap="1" wp14:anchorId="7A1076DF" wp14:editId="197FB4B5">
                <wp:simplePos x="0" y="0"/>
                <wp:positionH relativeFrom="column">
                  <wp:posOffset>38100</wp:posOffset>
                </wp:positionH>
                <wp:positionV relativeFrom="paragraph">
                  <wp:posOffset>387350</wp:posOffset>
                </wp:positionV>
                <wp:extent cx="5791200" cy="1404620"/>
                <wp:effectExtent l="0" t="0" r="19050" b="17145"/>
                <wp:wrapSquare wrapText="bothSides"/>
                <wp:docPr id="4141229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1404620"/>
                        </a:xfrm>
                        <a:prstGeom prst="rect">
                          <a:avLst/>
                        </a:prstGeom>
                        <a:solidFill>
                          <a:schemeClr val="bg1">
                            <a:lumMod val="95000"/>
                          </a:schemeClr>
                        </a:solidFill>
                        <a:ln w="9525">
                          <a:solidFill>
                            <a:srgbClr val="000000"/>
                          </a:solidFill>
                          <a:miter lim="800000"/>
                          <a:headEnd/>
                          <a:tailEnd/>
                        </a:ln>
                      </wps:spPr>
                      <wps:txbx>
                        <w:txbxContent>
                          <w:p w14:paraId="1526F15D" w14:textId="77777777" w:rsidR="002D6D37" w:rsidRPr="00D35BEE" w:rsidRDefault="002D6D37" w:rsidP="002D6D37">
                            <w:pPr>
                              <w:rPr>
                                <w:i/>
                                <w:iCs/>
                              </w:rPr>
                            </w:pPr>
                            <w:r w:rsidRPr="00D35BEE">
                              <w:rPr>
                                <w:i/>
                                <w:iCs/>
                              </w:rPr>
                              <w:t xml:space="preserve">“For the standard of </w:t>
                            </w:r>
                            <w:r>
                              <w:rPr>
                                <w:b/>
                                <w:bCs/>
                                <w:i/>
                                <w:iCs/>
                              </w:rPr>
                              <w:t>e</w:t>
                            </w:r>
                            <w:r w:rsidRPr="00D35BEE">
                              <w:rPr>
                                <w:b/>
                                <w:bCs/>
                                <w:i/>
                                <w:iCs/>
                              </w:rPr>
                              <w:t>thics</w:t>
                            </w:r>
                            <w:r w:rsidRPr="00D35BEE">
                              <w:rPr>
                                <w:i/>
                                <w:iCs/>
                              </w:rPr>
                              <w:t>, we conduct audits… (for example)</w:t>
                            </w:r>
                          </w:p>
                          <w:p w14:paraId="12063FED" w14:textId="77777777" w:rsidR="002D6D37" w:rsidRPr="00CE3A60" w:rsidRDefault="002D6D37" w:rsidP="002D6D37">
                            <w:pPr>
                              <w:pStyle w:val="ListParagraph"/>
                              <w:numPr>
                                <w:ilvl w:val="0"/>
                                <w:numId w:val="8"/>
                              </w:numPr>
                            </w:pPr>
                            <w:r>
                              <w:rPr>
                                <w:i/>
                                <w:iCs/>
                              </w:rPr>
                              <w:t xml:space="preserve">…where </w:t>
                            </w:r>
                            <w:r w:rsidRPr="00CE3A60">
                              <w:rPr>
                                <w:i/>
                                <w:iCs/>
                              </w:rPr>
                              <w:t>all participants take an official oath of office</w:t>
                            </w:r>
                            <w:r>
                              <w:rPr>
                                <w:i/>
                                <w:iCs/>
                              </w:rPr>
                              <w:t xml:space="preserve"> </w:t>
                            </w:r>
                            <w:r w:rsidRPr="00CE3A60">
                              <w:rPr>
                                <w:i/>
                                <w:iCs/>
                              </w:rPr>
                              <w:t xml:space="preserve">to uphold </w:t>
                            </w:r>
                            <w:r>
                              <w:rPr>
                                <w:i/>
                                <w:iCs/>
                              </w:rPr>
                              <w:t>all laws</w:t>
                            </w:r>
                            <w:r w:rsidRPr="00CE3A60">
                              <w:rPr>
                                <w:i/>
                                <w:iCs/>
                              </w:rPr>
                              <w:t>.”</w:t>
                            </w:r>
                          </w:p>
                          <w:p w14:paraId="14CF10FC" w14:textId="77777777" w:rsidR="002D6D37" w:rsidRPr="00B62F06" w:rsidRDefault="002D6D37" w:rsidP="002D6D37">
                            <w:pPr>
                              <w:pStyle w:val="ListParagraph"/>
                              <w:numPr>
                                <w:ilvl w:val="0"/>
                                <w:numId w:val="8"/>
                              </w:numPr>
                              <w:rPr>
                                <w:i/>
                                <w:iCs/>
                              </w:rPr>
                            </w:pPr>
                            <w:r w:rsidRPr="00B62F06">
                              <w:rPr>
                                <w:i/>
                                <w:iCs/>
                              </w:rPr>
                              <w:t>…that adhere to a published code of conduct, ensuring professional behavior and accountability throughout the process.”</w:t>
                            </w:r>
                          </w:p>
                          <w:p w14:paraId="66CB5BA0" w14:textId="77777777" w:rsidR="002D6D37" w:rsidRPr="00A86F33" w:rsidRDefault="002D6D37" w:rsidP="002D6D37">
                            <w:pPr>
                              <w:pStyle w:val="ListParagraph"/>
                              <w:numPr>
                                <w:ilvl w:val="0"/>
                                <w:numId w:val="8"/>
                              </w:numPr>
                              <w:rPr>
                                <w:i/>
                                <w:iCs/>
                              </w:rPr>
                            </w:pPr>
                            <w:r>
                              <w:t>…</w:t>
                            </w:r>
                            <w:r w:rsidRPr="00A86F33">
                              <w:rPr>
                                <w:i/>
                                <w:iCs/>
                              </w:rPr>
                              <w:t>in compliance with established ethical standards</w:t>
                            </w:r>
                            <w:r>
                              <w:rPr>
                                <w:i/>
                                <w:iCs/>
                              </w:rPr>
                              <w:t>.</w:t>
                            </w:r>
                            <w:r w:rsidRPr="00A86F33">
                              <w:rPr>
                                <w:i/>
                                <w:iC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1076DF" id="_x0000_s1029" type="#_x0000_t202" style="position:absolute;margin-left:3pt;margin-top:30.5pt;width:456pt;height:110.6pt;z-index:2516582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" fillcolor="#f2f2f2 [3052]">
                <v:textbox style="mso-fit-shape-to-text:t">
                  <w:txbxContent>
                    <w:p w14:paraId="1526F15D" w14:textId="77777777" w:rsidR="002D6D37" w:rsidRPr="00D35BEE" w:rsidRDefault="002D6D37" w:rsidP="002D6D37">
                      <w:pPr>
                        <w:rPr>
                          <w:i/>
                          <w:iCs/>
                        </w:rPr>
                      </w:pPr>
                      <w:r w:rsidRPr="00D35BEE">
                        <w:rPr>
                          <w:i/>
                          <w:iCs/>
                        </w:rPr>
                        <w:t xml:space="preserve">“For the standard of </w:t>
                      </w:r>
                      <w:r>
                        <w:rPr>
                          <w:b/>
                          <w:bCs/>
                          <w:i/>
                          <w:iCs/>
                        </w:rPr>
                        <w:t>e</w:t>
                      </w:r>
                      <w:r w:rsidRPr="00D35BEE">
                        <w:rPr>
                          <w:b/>
                          <w:bCs/>
                          <w:i/>
                          <w:iCs/>
                        </w:rPr>
                        <w:t>thics</w:t>
                      </w:r>
                      <w:r w:rsidRPr="00D35BEE">
                        <w:rPr>
                          <w:i/>
                          <w:iCs/>
                        </w:rPr>
                        <w:t>, we conduct audits… (for example)</w:t>
                      </w:r>
                    </w:p>
                    <w:p w14:paraId="12063FED" w14:textId="77777777" w:rsidR="002D6D37" w:rsidRPr="00CE3A60" w:rsidRDefault="002D6D37" w:rsidP="002D6D37">
                      <w:pPr>
                        <w:pStyle w:val="ListParagraph"/>
                        <w:numPr>
                          <w:ilvl w:val="0"/>
                          <w:numId w:val="8"/>
                        </w:numPr>
                      </w:pPr>
                      <w:r>
                        <w:rPr>
                          <w:i/>
                          <w:iCs/>
                        </w:rPr>
                        <w:t xml:space="preserve">…where </w:t>
                      </w:r>
                      <w:r w:rsidRPr="00CE3A60">
                        <w:rPr>
                          <w:i/>
                          <w:iCs/>
                        </w:rPr>
                        <w:t>all participants take an official oath of office</w:t>
                      </w:r>
                      <w:r>
                        <w:rPr>
                          <w:i/>
                          <w:iCs/>
                        </w:rPr>
                        <w:t xml:space="preserve"> </w:t>
                      </w:r>
                      <w:r w:rsidRPr="00CE3A60">
                        <w:rPr>
                          <w:i/>
                          <w:iCs/>
                        </w:rPr>
                        <w:t xml:space="preserve">to uphold </w:t>
                      </w:r>
                      <w:r>
                        <w:rPr>
                          <w:i/>
                          <w:iCs/>
                        </w:rPr>
                        <w:t>all laws</w:t>
                      </w:r>
                      <w:r w:rsidRPr="00CE3A60">
                        <w:rPr>
                          <w:i/>
                          <w:iCs/>
                        </w:rPr>
                        <w:t>.”</w:t>
                      </w:r>
                    </w:p>
                    <w:p w14:paraId="14CF10FC" w14:textId="77777777" w:rsidR="002D6D37" w:rsidRPr="00B62F06" w:rsidRDefault="002D6D37" w:rsidP="002D6D37">
                      <w:pPr>
                        <w:pStyle w:val="ListParagraph"/>
                        <w:numPr>
                          <w:ilvl w:val="0"/>
                          <w:numId w:val="8"/>
                        </w:numPr>
                        <w:rPr>
                          <w:i/>
                          <w:iCs/>
                        </w:rPr>
                      </w:pPr>
                      <w:r w:rsidRPr="00B62F06">
                        <w:rPr>
                          <w:i/>
                          <w:iCs/>
                        </w:rPr>
                        <w:t>…that adhere to a published code of conduct, ensuring professional behavior and accountability throughout the process.”</w:t>
                      </w:r>
                    </w:p>
                    <w:p w14:paraId="66CB5BA0" w14:textId="77777777" w:rsidR="002D6D37" w:rsidRPr="00A86F33" w:rsidRDefault="002D6D37" w:rsidP="002D6D37">
                      <w:pPr>
                        <w:pStyle w:val="ListParagraph"/>
                        <w:numPr>
                          <w:ilvl w:val="0"/>
                          <w:numId w:val="8"/>
                        </w:numPr>
                        <w:rPr>
                          <w:i/>
                          <w:iCs/>
                        </w:rPr>
                      </w:pPr>
                      <w:r>
                        <w:t>…</w:t>
                      </w:r>
                      <w:r w:rsidRPr="00A86F33">
                        <w:rPr>
                          <w:i/>
                          <w:iCs/>
                        </w:rPr>
                        <w:t>in compliance with established ethical standards</w:t>
                      </w:r>
                      <w:r>
                        <w:rPr>
                          <w:i/>
                          <w:iCs/>
                        </w:rPr>
                        <w:t>.</w:t>
                      </w:r>
                      <w:r w:rsidRPr="00A86F33">
                        <w:rPr>
                          <w:i/>
                          <w:iCs/>
                        </w:rPr>
                        <w:t>”</w:t>
                      </w:r>
                    </w:p>
                  </w:txbxContent>
                </v:textbox>
                <w10:wrap type="square"/>
              </v:shape>
            </w:pict>
          </mc:Fallback>
        </mc:AlternateContent>
      </w:r>
      <w:r w:rsidRPr="004B3533">
        <w:rPr>
          <w:color w:val="002060"/>
        </w:rPr>
        <w:t>Sample Language</w:t>
      </w:r>
    </w:p>
    <w:p w14:paraId="45AA1373" w14:textId="08C952D1" w:rsidR="005F2F8A" w:rsidRDefault="005F2F8A">
      <w:pPr>
        <w:rPr>
          <w:rFonts w:asciiTheme="majorHAnsi" w:eastAsiaTheme="majorEastAsia" w:hAnsiTheme="majorHAnsi" w:cstheme="majorBidi"/>
          <w:b/>
          <w:bCs/>
          <w:color w:val="002060"/>
          <w:sz w:val="40"/>
          <w:szCs w:val="40"/>
        </w:rPr>
      </w:pPr>
    </w:p>
    <w:p w14:paraId="58E9C230" w14:textId="5D8C0770" w:rsidR="00C5156C" w:rsidRPr="004B3533" w:rsidRDefault="006D765D" w:rsidP="005E2418">
      <w:pPr>
        <w:pStyle w:val="Heading2"/>
        <w:spacing w:before="0" w:after="0" w:line="240" w:lineRule="auto"/>
        <w:rPr>
          <w:color w:val="002060"/>
        </w:rPr>
      </w:pPr>
      <w:bookmarkStart w:id="87" w:name="_Toc215758817"/>
      <w:bookmarkStart w:id="88" w:name="_Toc215760101"/>
      <w:bookmarkStart w:id="89" w:name="_Toc215760304"/>
      <w:bookmarkStart w:id="90" w:name="_Toc215760329"/>
      <w:bookmarkStart w:id="91" w:name="_Toc215760895"/>
      <w:bookmarkStart w:id="92" w:name="_Toc222064659"/>
      <w:r w:rsidRPr="004B3533">
        <w:rPr>
          <w:color w:val="002060"/>
        </w:rPr>
        <w:t>Funding</w:t>
      </w:r>
      <w:bookmarkEnd w:id="82"/>
      <w:bookmarkEnd w:id="87"/>
      <w:bookmarkEnd w:id="88"/>
      <w:bookmarkEnd w:id="89"/>
      <w:bookmarkEnd w:id="90"/>
      <w:bookmarkEnd w:id="91"/>
      <w:bookmarkEnd w:id="92"/>
    </w:p>
    <w:p w14:paraId="5574C5FE" w14:textId="26B79653" w:rsidR="002919EA" w:rsidRPr="005E2418" w:rsidRDefault="00000000" w:rsidP="00453745">
      <w:bookmarkStart w:id="93" w:name="_Toc215758818"/>
      <w:r>
        <w:pict w14:anchorId="214575C4">
          <v:rect id="_x0000_i1029" style="width:468pt;height:6pt" o:hralign="center" o:hrstd="t" o:hrnoshade="t" o:hr="t" fillcolor="#002060" stroked="f"/>
        </w:pict>
      </w:r>
      <w:bookmarkEnd w:id="93"/>
    </w:p>
    <w:p w14:paraId="3F41690F" w14:textId="75C2F47E" w:rsidR="0043755B" w:rsidRPr="004B3533" w:rsidRDefault="005C4F11" w:rsidP="004B3533">
      <w:pPr>
        <w:pStyle w:val="Heading3"/>
        <w:rPr>
          <w:color w:val="002060"/>
        </w:rPr>
      </w:pPr>
      <w:bookmarkStart w:id="94" w:name="_Toc215758819"/>
      <w:r w:rsidRPr="004B3533">
        <w:rPr>
          <w:color w:val="002060"/>
        </w:rPr>
        <w:t>Audits should be adequately funded by applicable public resources.</w:t>
      </w:r>
      <w:bookmarkEnd w:id="94"/>
    </w:p>
    <w:p w14:paraId="6AD0ECF4" w14:textId="707D3C45" w:rsidR="006C4BA9" w:rsidRPr="005E2418" w:rsidRDefault="00000000" w:rsidP="00453745">
      <w:bookmarkStart w:id="95" w:name="_Toc215758820"/>
      <w:r>
        <w:pict w14:anchorId="4C59CFFE">
          <v:rect id="_x0000_i1030" style="width:468pt;height:6pt" o:hralign="center" o:hrstd="t" o:hrnoshade="t" o:hr="t" fillcolor="#002060" stroked="f"/>
        </w:pict>
      </w:r>
      <w:bookmarkEnd w:id="95"/>
    </w:p>
    <w:p w14:paraId="0CB500DA" w14:textId="6D97EF4C" w:rsidR="00A06A29" w:rsidRDefault="00A53830" w:rsidP="00372952">
      <w:pPr>
        <w:rPr>
          <w:rFonts w:ascii="Aptos" w:hAnsi="Aptos"/>
          <w:color w:val="000000"/>
        </w:rPr>
      </w:pPr>
      <w:bookmarkStart w:id="96" w:name="_Toc215758821"/>
      <w:r w:rsidRPr="00561E03">
        <w:rPr>
          <w:b/>
          <w:color w:val="002060"/>
        </w:rPr>
        <w:t>Discussion</w:t>
      </w:r>
      <w:bookmarkEnd w:id="96"/>
      <w:r>
        <w:br/>
      </w:r>
      <w:r w:rsidR="00372952" w:rsidRPr="00372952">
        <w:rPr>
          <w:rFonts w:ascii="Aptos" w:hAnsi="Aptos"/>
          <w:color w:val="000000"/>
        </w:rPr>
        <w:t xml:space="preserve">Adequate resources are essential for election audits. Funding varies by state, with some elections funded locally and others receiving state support. The certifying jurisdiction </w:t>
      </w:r>
      <w:r w:rsidR="005E2852">
        <w:rPr>
          <w:rFonts w:ascii="Aptos" w:hAnsi="Aptos"/>
          <w:color w:val="000000"/>
        </w:rPr>
        <w:t>typically covers the costs of audits and includes these expenses</w:t>
      </w:r>
      <w:r w:rsidR="00372952" w:rsidRPr="00372952">
        <w:rPr>
          <w:rFonts w:ascii="Aptos" w:hAnsi="Aptos"/>
          <w:color w:val="000000"/>
        </w:rPr>
        <w:t xml:space="preserve"> in the election budget. Key expenses </w:t>
      </w:r>
      <w:r w:rsidR="00856F3B">
        <w:rPr>
          <w:rFonts w:ascii="Aptos" w:hAnsi="Aptos"/>
          <w:color w:val="000000"/>
        </w:rPr>
        <w:t>may</w:t>
      </w:r>
      <w:r w:rsidR="00372952" w:rsidRPr="00372952">
        <w:rPr>
          <w:rFonts w:ascii="Aptos" w:hAnsi="Aptos"/>
          <w:color w:val="000000"/>
        </w:rPr>
        <w:t xml:space="preserve"> include staff, </w:t>
      </w:r>
      <w:r w:rsidR="00AC4515">
        <w:rPr>
          <w:rFonts w:ascii="Aptos" w:hAnsi="Aptos"/>
          <w:color w:val="000000"/>
        </w:rPr>
        <w:t>facility</w:t>
      </w:r>
      <w:r w:rsidR="00372952" w:rsidRPr="00372952">
        <w:rPr>
          <w:rFonts w:ascii="Aptos" w:hAnsi="Aptos"/>
          <w:color w:val="000000"/>
        </w:rPr>
        <w:t xml:space="preserve"> rentals, and supplies.</w:t>
      </w:r>
      <w:r w:rsidR="00A24F6F">
        <w:rPr>
          <w:rFonts w:ascii="Aptos" w:hAnsi="Aptos"/>
          <w:color w:val="000000"/>
        </w:rPr>
        <w:t xml:space="preserve"> </w:t>
      </w:r>
      <w:r w:rsidR="001C2213">
        <w:t xml:space="preserve">Technology </w:t>
      </w:r>
      <w:r w:rsidR="00676DF4">
        <w:t>adds another layer of expense, as m</w:t>
      </w:r>
      <w:r w:rsidR="001C2213">
        <w:t xml:space="preserve">any types of audits require </w:t>
      </w:r>
      <w:r w:rsidR="0012228F">
        <w:t>specialized</w:t>
      </w:r>
      <w:r w:rsidR="001C2213">
        <w:t xml:space="preserve"> software or equipment</w:t>
      </w:r>
      <w:r w:rsidR="0012228F">
        <w:t>,</w:t>
      </w:r>
      <w:r w:rsidR="001C2213">
        <w:t xml:space="preserve"> such as for statistical calculations, automated analyses of files or databases, or coordination across jurisdictions. </w:t>
      </w:r>
      <w:r w:rsidR="00372952" w:rsidRPr="00372952">
        <w:rPr>
          <w:rFonts w:ascii="Aptos" w:hAnsi="Aptos"/>
          <w:color w:val="000000"/>
        </w:rPr>
        <w:t>Audit costs can fluctuate</w:t>
      </w:r>
      <w:r w:rsidR="00CE0692">
        <w:rPr>
          <w:rFonts w:ascii="Aptos" w:hAnsi="Aptos"/>
          <w:color w:val="000000"/>
        </w:rPr>
        <w:t xml:space="preserve"> each election.</w:t>
      </w:r>
    </w:p>
    <w:p w14:paraId="67B5E196" w14:textId="6025A3D4" w:rsidR="009A5DAA" w:rsidRDefault="00680875" w:rsidP="00680875">
      <w:pPr>
        <w:rPr>
          <w:rFonts w:ascii="Aptos" w:hAnsi="Aptos"/>
          <w:color w:val="000000"/>
        </w:rPr>
      </w:pPr>
      <w:r w:rsidRPr="00680875">
        <w:rPr>
          <w:rFonts w:ascii="Aptos" w:hAnsi="Aptos"/>
          <w:color w:val="000000"/>
        </w:rPr>
        <w:t>To ensure impartiality, it is recommended that funding for election audits be sourced from state and local budgets rather than external entities. Public financing of election audits helps preserve the independence and accountability of election processes. Furthermore, several states have enacted legislation restricting or prohibiting private funding for election administration, including audits.</w:t>
      </w:r>
    </w:p>
    <w:p w14:paraId="7AD971AA" w14:textId="40B9BC34" w:rsidR="00BB2A67" w:rsidRDefault="00FA60C7" w:rsidP="0056154B">
      <w:r>
        <w:t>For transparency, a</w:t>
      </w:r>
      <w:r w:rsidR="00FC1382">
        <w:t xml:space="preserve">udit documentation </w:t>
      </w:r>
      <w:r w:rsidR="00981776">
        <w:t xml:space="preserve">should </w:t>
      </w:r>
      <w:r w:rsidR="000601D9">
        <w:t xml:space="preserve">specify </w:t>
      </w:r>
      <w:r w:rsidR="00981776">
        <w:t xml:space="preserve">both the cost </w:t>
      </w:r>
      <w:r w:rsidR="000F23FB">
        <w:t xml:space="preserve">and </w:t>
      </w:r>
      <w:r>
        <w:t xml:space="preserve">the </w:t>
      </w:r>
      <w:r w:rsidR="000F23FB">
        <w:t xml:space="preserve">sources </w:t>
      </w:r>
      <w:r w:rsidR="00981776">
        <w:t xml:space="preserve">of </w:t>
      </w:r>
      <w:r w:rsidR="009A5DAA">
        <w:t>funding for audit</w:t>
      </w:r>
      <w:r w:rsidR="002964F9">
        <w:t>s</w:t>
      </w:r>
      <w:r w:rsidR="00DF6544">
        <w:t xml:space="preserve">. </w:t>
      </w:r>
    </w:p>
    <w:p w14:paraId="63C3CD75" w14:textId="77777777" w:rsidR="001F33E3" w:rsidRDefault="001F33E3" w:rsidP="0056154B"/>
    <w:p w14:paraId="4F3D1FB3" w14:textId="77777777" w:rsidR="001F33E3" w:rsidRDefault="001F33E3" w:rsidP="0056154B"/>
    <w:p w14:paraId="3739C3D6" w14:textId="55D3780D" w:rsidR="00CB7327" w:rsidRPr="004B3533" w:rsidRDefault="00981776" w:rsidP="0056154B">
      <w:pPr>
        <w:rPr>
          <w:color w:val="002060"/>
        </w:rPr>
      </w:pPr>
      <w:r w:rsidRPr="004B3533">
        <w:rPr>
          <w:color w:val="002060"/>
        </w:rPr>
        <w:t>Considerations</w:t>
      </w:r>
    </w:p>
    <w:p w14:paraId="0B50F1AB" w14:textId="403ED13A" w:rsidR="00CE611E" w:rsidRDefault="0096740B" w:rsidP="0056154B">
      <w:r w:rsidRPr="0096740B">
        <w:t>Funding is a critical factor in the success of election audits</w:t>
      </w:r>
      <w:r w:rsidR="005E1879">
        <w:t xml:space="preserve">, </w:t>
      </w:r>
      <w:r w:rsidR="000366EE">
        <w:t>which</w:t>
      </w:r>
      <w:r w:rsidRPr="0096740B">
        <w:t xml:space="preserve"> often </w:t>
      </w:r>
      <w:r w:rsidR="00024986">
        <w:t>entail</w:t>
      </w:r>
      <w:r w:rsidRPr="0096740B">
        <w:t xml:space="preserve"> </w:t>
      </w:r>
      <w:r w:rsidR="000B060F">
        <w:t xml:space="preserve">high costs, including </w:t>
      </w:r>
      <w:r w:rsidR="00024986">
        <w:t>direct</w:t>
      </w:r>
      <w:r w:rsidR="000B060F">
        <w:t>, operational, and human resources</w:t>
      </w:r>
      <w:r w:rsidR="00024986">
        <w:t xml:space="preserve"> expenses</w:t>
      </w:r>
      <w:r w:rsidRPr="0096740B">
        <w:t>.</w:t>
      </w:r>
      <w:r w:rsidR="00526EB7">
        <w:t xml:space="preserve"> Some things to consider when it comes to</w:t>
      </w:r>
      <w:r w:rsidR="008E4352">
        <w:t xml:space="preserve"> </w:t>
      </w:r>
      <w:r w:rsidR="00D70417">
        <w:t>funding election audits include:</w:t>
      </w:r>
    </w:p>
    <w:p w14:paraId="2AEDF891" w14:textId="442D9198" w:rsidR="00416DB6" w:rsidRDefault="00416DB6" w:rsidP="00527F5C">
      <w:pPr>
        <w:pStyle w:val="ListParagraph"/>
        <w:numPr>
          <w:ilvl w:val="0"/>
          <w:numId w:val="19"/>
        </w:numPr>
      </w:pPr>
      <w:r>
        <w:t xml:space="preserve">Funding </w:t>
      </w:r>
      <w:r w:rsidR="00EF0506">
        <w:t>needs to</w:t>
      </w:r>
      <w:r>
        <w:t xml:space="preserve"> account not only for </w:t>
      </w:r>
      <w:r w:rsidR="009F77FD">
        <w:t>direct</w:t>
      </w:r>
      <w:r w:rsidR="00D70417">
        <w:t xml:space="preserve"> costs,</w:t>
      </w:r>
      <w:r>
        <w:t xml:space="preserve"> but also for</w:t>
      </w:r>
      <w:r w:rsidR="00D70417">
        <w:t xml:space="preserve"> the</w:t>
      </w:r>
      <w:r>
        <w:t xml:space="preserve"> time and personnel required to conduct audits.</w:t>
      </w:r>
    </w:p>
    <w:p w14:paraId="408FBA02" w14:textId="03E785BA" w:rsidR="00F45189" w:rsidRDefault="00F45189" w:rsidP="00527F5C">
      <w:pPr>
        <w:pStyle w:val="ListParagraph"/>
        <w:numPr>
          <w:ilvl w:val="0"/>
          <w:numId w:val="19"/>
        </w:numPr>
      </w:pPr>
      <w:r>
        <w:t>Many states prohibit or limit the use of private funding for elections, including election audits.</w:t>
      </w:r>
    </w:p>
    <w:p w14:paraId="0ABE3830" w14:textId="39C43E15" w:rsidR="00E439D3" w:rsidRPr="004B3533" w:rsidRDefault="00992D87" w:rsidP="00E439D3">
      <w:pPr>
        <w:rPr>
          <w:color w:val="002060"/>
        </w:rPr>
      </w:pPr>
      <w:r w:rsidRPr="004B3533">
        <w:rPr>
          <w:noProof/>
          <w:color w:val="002060"/>
        </w:rPr>
        <mc:AlternateContent>
          <mc:Choice Requires="wps">
            <w:drawing>
              <wp:anchor distT="45720" distB="45720" distL="114300" distR="114300" simplePos="0" relativeHeight="251658241" behindDoc="0" locked="0" layoutInCell="1" allowOverlap="1" wp14:anchorId="5C04BADD" wp14:editId="0BE645CE">
                <wp:simplePos x="0" y="0"/>
                <wp:positionH relativeFrom="column">
                  <wp:posOffset>76200</wp:posOffset>
                </wp:positionH>
                <wp:positionV relativeFrom="paragraph">
                  <wp:posOffset>455295</wp:posOffset>
                </wp:positionV>
                <wp:extent cx="5791200" cy="1404620"/>
                <wp:effectExtent l="0" t="0" r="19050" b="27305"/>
                <wp:wrapSquare wrapText="bothSides"/>
                <wp:docPr id="19056084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1404620"/>
                        </a:xfrm>
                        <a:prstGeom prst="rect">
                          <a:avLst/>
                        </a:prstGeom>
                        <a:solidFill>
                          <a:schemeClr val="bg1">
                            <a:lumMod val="95000"/>
                          </a:schemeClr>
                        </a:solidFill>
                        <a:ln w="9525">
                          <a:solidFill>
                            <a:srgbClr val="000000"/>
                          </a:solidFill>
                          <a:miter lim="800000"/>
                          <a:headEnd/>
                          <a:tailEnd/>
                        </a:ln>
                      </wps:spPr>
                      <wps:txbx>
                        <w:txbxContent>
                          <w:p w14:paraId="7872B337" w14:textId="483F94C6" w:rsidR="00114588" w:rsidRPr="00D7109A" w:rsidRDefault="00D7109A" w:rsidP="00390066">
                            <w:pPr>
                              <w:rPr>
                                <w:i/>
                                <w:iCs/>
                              </w:rPr>
                            </w:pPr>
                            <w:r w:rsidRPr="00D7109A">
                              <w:rPr>
                                <w:i/>
                                <w:iCs/>
                              </w:rPr>
                              <w:t xml:space="preserve">“For the standard of </w:t>
                            </w:r>
                            <w:r w:rsidRPr="00D7109A">
                              <w:rPr>
                                <w:b/>
                                <w:bCs/>
                                <w:i/>
                                <w:iCs/>
                              </w:rPr>
                              <w:t>Funding</w:t>
                            </w:r>
                            <w:r w:rsidRPr="00D7109A">
                              <w:rPr>
                                <w:i/>
                                <w:iCs/>
                              </w:rPr>
                              <w:t xml:space="preserve">, we </w:t>
                            </w:r>
                            <w:r w:rsidR="00F71E6F">
                              <w:rPr>
                                <w:i/>
                                <w:iCs/>
                              </w:rPr>
                              <w:t>conduct</w:t>
                            </w:r>
                            <w:r w:rsidRPr="00D7109A">
                              <w:rPr>
                                <w:i/>
                                <w:iCs/>
                              </w:rPr>
                              <w:t xml:space="preserve"> audits… (for example)</w:t>
                            </w:r>
                          </w:p>
                          <w:p w14:paraId="1EAFAB77" w14:textId="23D47700" w:rsidR="008A5DC5" w:rsidRPr="00BA6C1B" w:rsidRDefault="00BB2014" w:rsidP="00390066">
                            <w:pPr>
                              <w:pStyle w:val="ListParagraph"/>
                              <w:numPr>
                                <w:ilvl w:val="0"/>
                                <w:numId w:val="3"/>
                              </w:numPr>
                              <w:rPr>
                                <w:i/>
                                <w:iCs/>
                              </w:rPr>
                            </w:pPr>
                            <w:r w:rsidRPr="00BA6C1B">
                              <w:rPr>
                                <w:i/>
                                <w:iCs/>
                              </w:rPr>
                              <w:t>…</w:t>
                            </w:r>
                            <w:r w:rsidR="002B0495">
                              <w:rPr>
                                <w:i/>
                                <w:iCs/>
                              </w:rPr>
                              <w:t xml:space="preserve">that are </w:t>
                            </w:r>
                            <w:r w:rsidRPr="00BA6C1B">
                              <w:rPr>
                                <w:i/>
                                <w:iCs/>
                              </w:rPr>
                              <w:t>f</w:t>
                            </w:r>
                            <w:r w:rsidR="008A5DC5" w:rsidRPr="00BA6C1B">
                              <w:rPr>
                                <w:i/>
                                <w:iCs/>
                              </w:rPr>
                              <w:t xml:space="preserve">unded </w:t>
                            </w:r>
                            <w:r w:rsidR="002B0495">
                              <w:rPr>
                                <w:i/>
                                <w:iCs/>
                              </w:rPr>
                              <w:t xml:space="preserve">entirely </w:t>
                            </w:r>
                            <w:r w:rsidR="008A5DC5" w:rsidRPr="00BA6C1B">
                              <w:rPr>
                                <w:i/>
                                <w:iCs/>
                              </w:rPr>
                              <w:t>through allocations from the state or local government</w:t>
                            </w:r>
                            <w:r w:rsidR="00A76CFB" w:rsidRPr="00BA6C1B">
                              <w:rPr>
                                <w:i/>
                                <w:iCs/>
                              </w:rPr>
                              <w:t>.”</w:t>
                            </w:r>
                          </w:p>
                          <w:p w14:paraId="5480632E" w14:textId="5E4292B3" w:rsidR="009344AE" w:rsidRPr="00137DEE" w:rsidRDefault="00BA6C1B" w:rsidP="00390066">
                            <w:pPr>
                              <w:pStyle w:val="ListParagraph"/>
                              <w:numPr>
                                <w:ilvl w:val="0"/>
                                <w:numId w:val="3"/>
                              </w:numPr>
                              <w:rPr>
                                <w:i/>
                                <w:iCs/>
                              </w:rPr>
                            </w:pPr>
                            <w:r w:rsidRPr="00137DEE">
                              <w:rPr>
                                <w:i/>
                                <w:iCs/>
                              </w:rPr>
                              <w:t>…</w:t>
                            </w:r>
                            <w:r w:rsidR="00137DEE" w:rsidRPr="00137DEE">
                              <w:rPr>
                                <w:i/>
                                <w:iCs/>
                              </w:rPr>
                              <w:t>where all necessary resources</w:t>
                            </w:r>
                            <w:r w:rsidR="00137DEE">
                              <w:rPr>
                                <w:i/>
                                <w:iCs/>
                              </w:rPr>
                              <w:t xml:space="preserve">, </w:t>
                            </w:r>
                            <w:r w:rsidR="00137DEE" w:rsidRPr="00137DEE">
                              <w:rPr>
                                <w:i/>
                                <w:iCs/>
                              </w:rPr>
                              <w:t>including staffing, equipment, and secure facilitie</w:t>
                            </w:r>
                            <w:r w:rsidR="0021238A">
                              <w:rPr>
                                <w:i/>
                                <w:iCs/>
                              </w:rPr>
                              <w:t>s, were</w:t>
                            </w:r>
                            <w:r w:rsidR="00137DEE" w:rsidRPr="00137DEE">
                              <w:rPr>
                                <w:i/>
                                <w:iCs/>
                              </w:rPr>
                              <w:t xml:space="preserve"> fully funded by state and local government allocations.</w:t>
                            </w:r>
                            <w:r w:rsidR="0021238A">
                              <w:rPr>
                                <w:i/>
                                <w:iC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04BADD" id="_x0000_s1030" type="#_x0000_t202" style="position:absolute;margin-left:6pt;margin-top:35.85pt;width:456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" fillcolor="#f2f2f2 [3052]">
                <v:textbox style="mso-fit-shape-to-text:t">
                  <w:txbxContent>
                    <w:p w14:paraId="7872B337" w14:textId="483F94C6" w:rsidR="00114588" w:rsidRPr="00D7109A" w:rsidRDefault="00D7109A" w:rsidP="00390066">
                      <w:pPr>
                        <w:rPr>
                          <w:i/>
                          <w:iCs/>
                        </w:rPr>
                      </w:pPr>
                      <w:r w:rsidRPr="00D7109A">
                        <w:rPr>
                          <w:i/>
                          <w:iCs/>
                        </w:rPr>
                        <w:t xml:space="preserve">“For the standard of </w:t>
                      </w:r>
                      <w:r w:rsidRPr="00D7109A">
                        <w:rPr>
                          <w:b/>
                          <w:bCs/>
                          <w:i/>
                          <w:iCs/>
                        </w:rPr>
                        <w:t>Funding</w:t>
                      </w:r>
                      <w:r w:rsidRPr="00D7109A">
                        <w:rPr>
                          <w:i/>
                          <w:iCs/>
                        </w:rPr>
                        <w:t xml:space="preserve">, we </w:t>
                      </w:r>
                      <w:r w:rsidR="00F71E6F">
                        <w:rPr>
                          <w:i/>
                          <w:iCs/>
                        </w:rPr>
                        <w:t>conduct</w:t>
                      </w:r>
                      <w:r w:rsidRPr="00D7109A">
                        <w:rPr>
                          <w:i/>
                          <w:iCs/>
                        </w:rPr>
                        <w:t xml:space="preserve"> audits… (for example)</w:t>
                      </w:r>
                    </w:p>
                    <w:p w14:paraId="1EAFAB77" w14:textId="23D47700" w:rsidR="008A5DC5" w:rsidRPr="00BA6C1B" w:rsidRDefault="00BB2014" w:rsidP="00390066">
                      <w:pPr>
                        <w:pStyle w:val="ListParagraph"/>
                        <w:numPr>
                          <w:ilvl w:val="0"/>
                          <w:numId w:val="3"/>
                        </w:numPr>
                        <w:rPr>
                          <w:i/>
                          <w:iCs/>
                        </w:rPr>
                      </w:pPr>
                      <w:r w:rsidRPr="00BA6C1B">
                        <w:rPr>
                          <w:i/>
                          <w:iCs/>
                        </w:rPr>
                        <w:t>…</w:t>
                      </w:r>
                      <w:r w:rsidR="002B0495">
                        <w:rPr>
                          <w:i/>
                          <w:iCs/>
                        </w:rPr>
                        <w:t xml:space="preserve">that are </w:t>
                      </w:r>
                      <w:r w:rsidRPr="00BA6C1B">
                        <w:rPr>
                          <w:i/>
                          <w:iCs/>
                        </w:rPr>
                        <w:t>f</w:t>
                      </w:r>
                      <w:r w:rsidR="008A5DC5" w:rsidRPr="00BA6C1B">
                        <w:rPr>
                          <w:i/>
                          <w:iCs/>
                        </w:rPr>
                        <w:t xml:space="preserve">unded </w:t>
                      </w:r>
                      <w:r w:rsidR="002B0495">
                        <w:rPr>
                          <w:i/>
                          <w:iCs/>
                        </w:rPr>
                        <w:t xml:space="preserve">entirely </w:t>
                      </w:r>
                      <w:r w:rsidR="008A5DC5" w:rsidRPr="00BA6C1B">
                        <w:rPr>
                          <w:i/>
                          <w:iCs/>
                        </w:rPr>
                        <w:t>through allocations from the state or local government</w:t>
                      </w:r>
                      <w:r w:rsidR="00A76CFB" w:rsidRPr="00BA6C1B">
                        <w:rPr>
                          <w:i/>
                          <w:iCs/>
                        </w:rPr>
                        <w:t>.”</w:t>
                      </w:r>
                    </w:p>
                    <w:p w14:paraId="5480632E" w14:textId="5E4292B3" w:rsidR="009344AE" w:rsidRPr="00137DEE" w:rsidRDefault="00BA6C1B" w:rsidP="00390066">
                      <w:pPr>
                        <w:pStyle w:val="ListParagraph"/>
                        <w:numPr>
                          <w:ilvl w:val="0"/>
                          <w:numId w:val="3"/>
                        </w:numPr>
                        <w:rPr>
                          <w:i/>
                          <w:iCs/>
                        </w:rPr>
                      </w:pPr>
                      <w:r w:rsidRPr="00137DEE">
                        <w:rPr>
                          <w:i/>
                          <w:iCs/>
                        </w:rPr>
                        <w:t>…</w:t>
                      </w:r>
                      <w:r w:rsidR="00137DEE" w:rsidRPr="00137DEE">
                        <w:rPr>
                          <w:i/>
                          <w:iCs/>
                        </w:rPr>
                        <w:t>where all necessary resources</w:t>
                      </w:r>
                      <w:r w:rsidR="00137DEE">
                        <w:rPr>
                          <w:i/>
                          <w:iCs/>
                        </w:rPr>
                        <w:t xml:space="preserve">, </w:t>
                      </w:r>
                      <w:r w:rsidR="00137DEE" w:rsidRPr="00137DEE">
                        <w:rPr>
                          <w:i/>
                          <w:iCs/>
                        </w:rPr>
                        <w:t>including staffing, equipment, and secure facilitie</w:t>
                      </w:r>
                      <w:r w:rsidR="0021238A">
                        <w:rPr>
                          <w:i/>
                          <w:iCs/>
                        </w:rPr>
                        <w:t>s, were</w:t>
                      </w:r>
                      <w:r w:rsidR="00137DEE" w:rsidRPr="00137DEE">
                        <w:rPr>
                          <w:i/>
                          <w:iCs/>
                        </w:rPr>
                        <w:t xml:space="preserve"> fully funded by state and local government allocations.</w:t>
                      </w:r>
                      <w:r w:rsidR="0021238A">
                        <w:rPr>
                          <w:i/>
                          <w:iCs/>
                        </w:rPr>
                        <w:t>”</w:t>
                      </w:r>
                    </w:p>
                  </w:txbxContent>
                </v:textbox>
                <w10:wrap type="square"/>
              </v:shape>
            </w:pict>
          </mc:Fallback>
        </mc:AlternateContent>
      </w:r>
      <w:r w:rsidR="00E439D3" w:rsidRPr="004B3533">
        <w:rPr>
          <w:color w:val="002060"/>
        </w:rPr>
        <w:t>Sample Language</w:t>
      </w:r>
    </w:p>
    <w:p w14:paraId="472C474F" w14:textId="77777777" w:rsidR="00992D87" w:rsidRDefault="00992D87" w:rsidP="00992D87">
      <w:bookmarkStart w:id="97" w:name="_Toc215055871"/>
    </w:p>
    <w:p w14:paraId="248613C5" w14:textId="2DC0593D" w:rsidR="00992D87" w:rsidRPr="004B3533" w:rsidRDefault="00992D87" w:rsidP="00992D87">
      <w:pPr>
        <w:pStyle w:val="Heading2"/>
        <w:spacing w:before="0" w:after="0" w:line="240" w:lineRule="auto"/>
        <w:rPr>
          <w:color w:val="002060"/>
        </w:rPr>
      </w:pPr>
      <w:bookmarkStart w:id="98" w:name="_Toc215758822"/>
      <w:bookmarkStart w:id="99" w:name="_Toc215760102"/>
      <w:bookmarkStart w:id="100" w:name="_Toc215760305"/>
      <w:bookmarkStart w:id="101" w:name="_Toc215760330"/>
      <w:bookmarkStart w:id="102" w:name="_Toc215760896"/>
      <w:bookmarkStart w:id="103" w:name="_Toc222064660"/>
      <w:r w:rsidRPr="004B3533">
        <w:rPr>
          <w:color w:val="002060"/>
        </w:rPr>
        <w:t>Impartiality</w:t>
      </w:r>
      <w:bookmarkEnd w:id="97"/>
      <w:bookmarkEnd w:id="98"/>
      <w:bookmarkEnd w:id="99"/>
      <w:bookmarkEnd w:id="100"/>
      <w:bookmarkEnd w:id="101"/>
      <w:bookmarkEnd w:id="102"/>
      <w:bookmarkEnd w:id="103"/>
    </w:p>
    <w:p w14:paraId="46B12DC1" w14:textId="3D7D4AA8" w:rsidR="00992D87" w:rsidRPr="00992D87" w:rsidRDefault="00000000" w:rsidP="00453745">
      <w:bookmarkStart w:id="104" w:name="_Toc215758823"/>
      <w:r>
        <w:pict w14:anchorId="664E5284">
          <v:rect id="_x0000_i1031" style="width:468pt;height:6pt" o:hralign="center" o:hrstd="t" o:hrnoshade="t" o:hr="t" fillcolor="#002060" stroked="f"/>
        </w:pict>
      </w:r>
      <w:bookmarkEnd w:id="104"/>
    </w:p>
    <w:p w14:paraId="16352001" w14:textId="77777777" w:rsidR="00992D87" w:rsidRPr="004B3533" w:rsidRDefault="00992D87" w:rsidP="004B3533">
      <w:pPr>
        <w:pStyle w:val="Heading3"/>
        <w:rPr>
          <w:color w:val="002060"/>
        </w:rPr>
      </w:pPr>
      <w:bookmarkStart w:id="105" w:name="_Toc215758824"/>
      <w:r w:rsidRPr="004B3533">
        <w:rPr>
          <w:color w:val="002060"/>
        </w:rPr>
        <w:t>Audits must be conducted without bias, prejudice, or undue influence and instead focus solely on factual evidence to reach fair and objective conclusions.</w:t>
      </w:r>
      <w:bookmarkEnd w:id="105"/>
    </w:p>
    <w:p w14:paraId="0F198681" w14:textId="5D4092E2" w:rsidR="00992D87" w:rsidRPr="00385E1A" w:rsidRDefault="00000000" w:rsidP="00453745">
      <w:bookmarkStart w:id="106" w:name="_Toc215758825"/>
      <w:r>
        <w:pict w14:anchorId="65C075D5">
          <v:rect id="_x0000_i1032" style="width:468pt;height:6pt" o:hralign="center" o:hrstd="t" o:hrnoshade="t" o:hr="t" fillcolor="#002060" stroked="f"/>
        </w:pict>
      </w:r>
      <w:bookmarkEnd w:id="106"/>
    </w:p>
    <w:p w14:paraId="66ADD934" w14:textId="771F659C" w:rsidR="00992D87" w:rsidRDefault="00992D87" w:rsidP="00992D87">
      <w:bookmarkStart w:id="107" w:name="_Toc215758826"/>
      <w:r w:rsidRPr="00561E03">
        <w:rPr>
          <w:b/>
          <w:color w:val="002060"/>
        </w:rPr>
        <w:t>Discussion</w:t>
      </w:r>
      <w:bookmarkEnd w:id="107"/>
      <w:r>
        <w:br/>
        <w:t xml:space="preserve">Bias is a natural human tendency. While </w:t>
      </w:r>
      <w:r w:rsidR="001A76D8">
        <w:t>it’s</w:t>
      </w:r>
      <w:r>
        <w:t xml:space="preserve"> not always harmful, unmanaged bias can undermine trust if left unchecked. Codes of conduct and ethical guidelines can help set expectations and provide a means for removing personnel should it become evident that they are acting in a biased manner. </w:t>
      </w:r>
    </w:p>
    <w:p w14:paraId="36728711" w14:textId="0B235FE9" w:rsidR="00992D87" w:rsidRDefault="00992D87" w:rsidP="00992D87">
      <w:pPr>
        <w:rPr>
          <w:rFonts w:ascii="Aptos" w:hAnsi="Aptos"/>
          <w:color w:val="000000"/>
        </w:rPr>
      </w:pPr>
      <w:r w:rsidRPr="000D6E94">
        <w:rPr>
          <w:rFonts w:ascii="Aptos" w:hAnsi="Aptos"/>
          <w:color w:val="000000"/>
        </w:rPr>
        <w:t>A</w:t>
      </w:r>
      <w:r>
        <w:rPr>
          <w:rFonts w:ascii="Aptos" w:hAnsi="Aptos"/>
          <w:color w:val="000000"/>
        </w:rPr>
        <w:t>n example of applying</w:t>
      </w:r>
      <w:r w:rsidRPr="000D6E94">
        <w:rPr>
          <w:rFonts w:ascii="Aptos" w:hAnsi="Aptos"/>
          <w:color w:val="000000"/>
        </w:rPr>
        <w:t xml:space="preserve"> impartiality in election audits involves </w:t>
      </w:r>
      <w:r>
        <w:rPr>
          <w:rFonts w:ascii="Aptos" w:hAnsi="Aptos"/>
          <w:color w:val="000000"/>
        </w:rPr>
        <w:t>implementing safeguards</w:t>
      </w:r>
      <w:r w:rsidR="00077E15">
        <w:rPr>
          <w:rFonts w:ascii="Aptos" w:hAnsi="Aptos"/>
          <w:color w:val="000000"/>
        </w:rPr>
        <w:t xml:space="preserve"> </w:t>
      </w:r>
      <w:r>
        <w:rPr>
          <w:rFonts w:ascii="Aptos" w:hAnsi="Aptos"/>
          <w:color w:val="000000"/>
        </w:rPr>
        <w:t>to prevent election officials' personal interests in portraying an election as "successful" from influencing</w:t>
      </w:r>
      <w:r w:rsidRPr="000D6E94">
        <w:rPr>
          <w:rFonts w:ascii="Aptos" w:hAnsi="Aptos"/>
          <w:color w:val="000000"/>
        </w:rPr>
        <w:t xml:space="preserve"> audit procedures or the reporting of results. It is also essential for partisan </w:t>
      </w:r>
      <w:r w:rsidRPr="000D6E94">
        <w:rPr>
          <w:rFonts w:ascii="Aptos" w:hAnsi="Aptos"/>
          <w:color w:val="000000"/>
        </w:rPr>
        <w:lastRenderedPageBreak/>
        <w:t xml:space="preserve">representatives and external participants to maintain vigilance against bias toward any </w:t>
      </w:r>
      <w:proofErr w:type="gramStart"/>
      <w:r w:rsidRPr="000D6E94">
        <w:rPr>
          <w:rFonts w:ascii="Aptos" w:hAnsi="Aptos"/>
          <w:color w:val="000000"/>
        </w:rPr>
        <w:t>particular candidate</w:t>
      </w:r>
      <w:proofErr w:type="gramEnd"/>
      <w:r w:rsidRPr="000D6E94">
        <w:rPr>
          <w:rFonts w:ascii="Aptos" w:hAnsi="Aptos"/>
          <w:color w:val="000000"/>
        </w:rPr>
        <w:t>, party, or outcome during the audit process.</w:t>
      </w:r>
    </w:p>
    <w:p w14:paraId="62B47595" w14:textId="77777777" w:rsidR="00992D87" w:rsidRPr="000D6E94" w:rsidRDefault="00992D87" w:rsidP="00992D87">
      <w:pPr>
        <w:rPr>
          <w:rFonts w:ascii="Aptos" w:hAnsi="Aptos"/>
          <w:color w:val="000000"/>
        </w:rPr>
      </w:pPr>
      <w:r w:rsidRPr="000D6E94">
        <w:rPr>
          <w:rFonts w:ascii="Aptos" w:hAnsi="Aptos"/>
          <w:color w:val="000000"/>
        </w:rPr>
        <w:t xml:space="preserve">Similarly, external pressures aimed at influencing audit outcomes must be resisted. The presentation of audit results should be clear, comprehensive, and contextualized, with an accurate evaluation of the audit’s </w:t>
      </w:r>
      <w:r>
        <w:rPr>
          <w:rFonts w:ascii="Aptos" w:hAnsi="Aptos"/>
          <w:color w:val="000000"/>
        </w:rPr>
        <w:t>findings</w:t>
      </w:r>
      <w:r w:rsidRPr="000D6E94">
        <w:rPr>
          <w:rFonts w:ascii="Aptos" w:hAnsi="Aptos"/>
          <w:color w:val="000000"/>
        </w:rPr>
        <w:t>.</w:t>
      </w:r>
    </w:p>
    <w:p w14:paraId="400FD03D" w14:textId="77777777" w:rsidR="00992D87" w:rsidRPr="000B4F17" w:rsidRDefault="00992D87" w:rsidP="00992D87">
      <w:pPr>
        <w:rPr>
          <w:color w:val="002060"/>
        </w:rPr>
      </w:pPr>
      <w:r w:rsidRPr="000B4F17">
        <w:rPr>
          <w:color w:val="002060"/>
        </w:rPr>
        <w:t>Considerations</w:t>
      </w:r>
    </w:p>
    <w:p w14:paraId="39B47858" w14:textId="77777777" w:rsidR="00992D87" w:rsidRDefault="00992D87" w:rsidP="00992D87">
      <w:r>
        <w:t>Perceived bias can be just as damaging to the credibility of an audit as actual bias.</w:t>
      </w:r>
    </w:p>
    <w:p w14:paraId="5B79AD0C" w14:textId="77777777" w:rsidR="00992D87" w:rsidRPr="003F1F88" w:rsidRDefault="00992D87" w:rsidP="00992D87">
      <w:pPr>
        <w:rPr>
          <w:i/>
          <w:iCs/>
        </w:rPr>
      </w:pPr>
      <w:r w:rsidRPr="003F1F88">
        <w:rPr>
          <w:i/>
          <w:iCs/>
        </w:rPr>
        <w:t>Example</w:t>
      </w:r>
    </w:p>
    <w:tbl>
      <w:tblPr>
        <w:tblStyle w:val="TableGrid"/>
        <w:tblW w:w="0" w:type="auto"/>
        <w:tblInd w:w="265" w:type="dxa"/>
        <w:tblLook w:val="04A0" w:firstRow="1" w:lastRow="0" w:firstColumn="1" w:lastColumn="0" w:noHBand="0" w:noVBand="1"/>
      </w:tblPr>
      <w:tblGrid>
        <w:gridCol w:w="1890"/>
        <w:gridCol w:w="6480"/>
      </w:tblGrid>
      <w:tr w:rsidR="00992D87" w14:paraId="567D7700" w14:textId="77777777" w:rsidTr="00385E1A">
        <w:tc>
          <w:tcPr>
            <w:tcW w:w="8370" w:type="dxa"/>
            <w:gridSpan w:val="2"/>
            <w:shd w:val="clear" w:color="auto" w:fill="F2F2F2" w:themeFill="background1" w:themeFillShade="F2"/>
          </w:tcPr>
          <w:p w14:paraId="65F08078" w14:textId="3155614D" w:rsidR="00992D87" w:rsidRPr="00DA27E3" w:rsidRDefault="00992D87" w:rsidP="00385E1A">
            <w:pPr>
              <w:jc w:val="center"/>
              <w:rPr>
                <w:b/>
                <w:bCs/>
              </w:rPr>
            </w:pPr>
            <w:r>
              <w:rPr>
                <w:b/>
                <w:bCs/>
              </w:rPr>
              <w:t xml:space="preserve">Two </w:t>
            </w:r>
            <w:r w:rsidR="008672B3">
              <w:rPr>
                <w:b/>
                <w:bCs/>
              </w:rPr>
              <w:t>Example</w:t>
            </w:r>
            <w:r w:rsidRPr="00DA27E3">
              <w:rPr>
                <w:b/>
                <w:bCs/>
              </w:rPr>
              <w:t>s of Bias</w:t>
            </w:r>
          </w:p>
        </w:tc>
      </w:tr>
      <w:tr w:rsidR="00992D87" w14:paraId="5567F99B" w14:textId="77777777" w:rsidTr="00385E1A">
        <w:tc>
          <w:tcPr>
            <w:tcW w:w="1890" w:type="dxa"/>
          </w:tcPr>
          <w:p w14:paraId="264B1B0F" w14:textId="77777777" w:rsidR="00992D87" w:rsidRPr="000B4F17" w:rsidRDefault="00992D87" w:rsidP="00385E1A">
            <w:r w:rsidRPr="000B4F17">
              <w:t>Perceived Bias</w:t>
            </w:r>
          </w:p>
        </w:tc>
        <w:tc>
          <w:tcPr>
            <w:tcW w:w="6480" w:type="dxa"/>
          </w:tcPr>
          <w:p w14:paraId="2A59E30B" w14:textId="77777777" w:rsidR="00992D87" w:rsidRDefault="00992D87" w:rsidP="00385E1A">
            <w:r w:rsidRPr="0043503F">
              <w:t>When circumstances create the appearance of favoritism or lack of rigor, even if the process was fair.</w:t>
            </w:r>
          </w:p>
        </w:tc>
      </w:tr>
      <w:tr w:rsidR="00992D87" w14:paraId="2E75D549" w14:textId="77777777" w:rsidTr="00385E1A">
        <w:tc>
          <w:tcPr>
            <w:tcW w:w="1890" w:type="dxa"/>
          </w:tcPr>
          <w:p w14:paraId="10DF9CA2" w14:textId="77777777" w:rsidR="00992D87" w:rsidRPr="000B4F17" w:rsidRDefault="00992D87" w:rsidP="00385E1A">
            <w:r w:rsidRPr="000B4F17">
              <w:t>Actual Bias</w:t>
            </w:r>
          </w:p>
        </w:tc>
        <w:tc>
          <w:tcPr>
            <w:tcW w:w="6480" w:type="dxa"/>
          </w:tcPr>
          <w:p w14:paraId="6D88A6D9" w14:textId="77777777" w:rsidR="00992D87" w:rsidRDefault="00992D87" w:rsidP="00385E1A">
            <w:r w:rsidRPr="008917AD">
              <w:t xml:space="preserve">When </w:t>
            </w:r>
            <w:r>
              <w:t>personal preferences, political affiliation, or external pressure influence actions or decisions</w:t>
            </w:r>
            <w:r w:rsidRPr="008917AD">
              <w:t>.</w:t>
            </w:r>
          </w:p>
        </w:tc>
      </w:tr>
    </w:tbl>
    <w:p w14:paraId="79840E22" w14:textId="77777777" w:rsidR="00992D87" w:rsidRDefault="00992D87" w:rsidP="00992D87">
      <w:pPr>
        <w:spacing w:after="0" w:line="240" w:lineRule="auto"/>
      </w:pPr>
    </w:p>
    <w:p w14:paraId="5A1F2C88" w14:textId="77777777" w:rsidR="00992D87" w:rsidRDefault="00992D87" w:rsidP="00992D87">
      <w:r>
        <w:t>If circumstances exist that could cause a reasonable person to doubt the fairness or impartiality of an audit:</w:t>
      </w:r>
    </w:p>
    <w:p w14:paraId="78FC32BF" w14:textId="77777777" w:rsidR="00992D87" w:rsidRDefault="00992D87" w:rsidP="00527F5C">
      <w:pPr>
        <w:pStyle w:val="ListParagraph"/>
        <w:numPr>
          <w:ilvl w:val="0"/>
          <w:numId w:val="15"/>
        </w:numPr>
      </w:pPr>
      <w:r>
        <w:t>Explain constraints transparently; and</w:t>
      </w:r>
    </w:p>
    <w:p w14:paraId="7E33C551" w14:textId="77777777" w:rsidR="00992D87" w:rsidRDefault="00992D87" w:rsidP="00527F5C">
      <w:pPr>
        <w:pStyle w:val="ListParagraph"/>
        <w:numPr>
          <w:ilvl w:val="0"/>
          <w:numId w:val="15"/>
        </w:numPr>
      </w:pPr>
      <w:r>
        <w:t xml:space="preserve">Document actions taken to preserve trust. </w:t>
      </w:r>
    </w:p>
    <w:p w14:paraId="23259F0D" w14:textId="77777777" w:rsidR="00992D87" w:rsidRPr="000B4F17" w:rsidRDefault="00992D87" w:rsidP="00992D87">
      <w:r w:rsidRPr="000B4F17">
        <w:rPr>
          <w:rStyle w:val="Heading2Char"/>
          <w:noProof/>
          <w:color w:val="002060"/>
        </w:rPr>
        <mc:AlternateContent>
          <mc:Choice Requires="wps">
            <w:drawing>
              <wp:anchor distT="45720" distB="45720" distL="114300" distR="114300" simplePos="0" relativeHeight="251658246" behindDoc="0" locked="0" layoutInCell="1" allowOverlap="1" wp14:anchorId="75537B7A" wp14:editId="3BD23B2D">
                <wp:simplePos x="0" y="0"/>
                <wp:positionH relativeFrom="column">
                  <wp:posOffset>142240</wp:posOffset>
                </wp:positionH>
                <wp:positionV relativeFrom="paragraph">
                  <wp:posOffset>541020</wp:posOffset>
                </wp:positionV>
                <wp:extent cx="5343525" cy="1404620"/>
                <wp:effectExtent l="0" t="0" r="28575" b="27305"/>
                <wp:wrapSquare wrapText="bothSides"/>
                <wp:docPr id="17676069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404620"/>
                        </a:xfrm>
                        <a:prstGeom prst="rect">
                          <a:avLst/>
                        </a:prstGeom>
                        <a:solidFill>
                          <a:schemeClr val="bg1">
                            <a:lumMod val="95000"/>
                          </a:schemeClr>
                        </a:solidFill>
                        <a:ln w="9525">
                          <a:solidFill>
                            <a:srgbClr val="000000"/>
                          </a:solidFill>
                          <a:miter lim="800000"/>
                          <a:headEnd/>
                          <a:tailEnd/>
                        </a:ln>
                      </wps:spPr>
                      <wps:txbx>
                        <w:txbxContent>
                          <w:p w14:paraId="23754B17" w14:textId="77777777" w:rsidR="00992D87" w:rsidRPr="00F71E6F" w:rsidRDefault="00992D87" w:rsidP="00992D87">
                            <w:pPr>
                              <w:rPr>
                                <w:i/>
                                <w:iCs/>
                              </w:rPr>
                            </w:pPr>
                            <w:r w:rsidRPr="00F71E6F">
                              <w:rPr>
                                <w:i/>
                                <w:iCs/>
                              </w:rPr>
                              <w:t xml:space="preserve">“For the standard of </w:t>
                            </w:r>
                            <w:r>
                              <w:rPr>
                                <w:b/>
                                <w:bCs/>
                                <w:i/>
                                <w:iCs/>
                              </w:rPr>
                              <w:t>i</w:t>
                            </w:r>
                            <w:r w:rsidRPr="00F71E6F">
                              <w:rPr>
                                <w:b/>
                                <w:bCs/>
                                <w:i/>
                                <w:iCs/>
                              </w:rPr>
                              <w:t>mpartiality</w:t>
                            </w:r>
                            <w:r w:rsidRPr="00F71E6F">
                              <w:rPr>
                                <w:i/>
                                <w:iCs/>
                              </w:rPr>
                              <w:t>, we conduct audits… (for example)</w:t>
                            </w:r>
                          </w:p>
                          <w:p w14:paraId="65CE7B9C" w14:textId="77777777" w:rsidR="00992D87" w:rsidRPr="0043434A" w:rsidRDefault="00992D87" w:rsidP="00992D87">
                            <w:pPr>
                              <w:pStyle w:val="ListParagraph"/>
                              <w:numPr>
                                <w:ilvl w:val="0"/>
                                <w:numId w:val="7"/>
                              </w:numPr>
                              <w:rPr>
                                <w:i/>
                                <w:iCs/>
                              </w:rPr>
                            </w:pPr>
                            <w:r w:rsidRPr="0043434A">
                              <w:rPr>
                                <w:i/>
                                <w:iCs/>
                              </w:rPr>
                              <w:t>…conducted by bi-partisan or nonpartisan boards to ensure balanced representation and fairness.”</w:t>
                            </w:r>
                          </w:p>
                          <w:p w14:paraId="3D68E9BC" w14:textId="77777777" w:rsidR="00992D87" w:rsidRPr="00CD3516" w:rsidRDefault="00992D87" w:rsidP="00992D87">
                            <w:pPr>
                              <w:pStyle w:val="ListParagraph"/>
                              <w:numPr>
                                <w:ilvl w:val="0"/>
                                <w:numId w:val="7"/>
                              </w:numPr>
                              <w:rPr>
                                <w:i/>
                                <w:iCs/>
                              </w:rPr>
                            </w:pPr>
                            <w:r w:rsidRPr="00CD3516">
                              <w:rPr>
                                <w:i/>
                                <w:iCs/>
                              </w:rPr>
                              <w:t>…that strictly follow established standard operating procedures, minimizing the risk of bias or undue influence.”</w:t>
                            </w:r>
                          </w:p>
                          <w:p w14:paraId="7CDBB7DF" w14:textId="77777777" w:rsidR="00992D87" w:rsidRPr="003145C4" w:rsidRDefault="00992D87" w:rsidP="00992D87">
                            <w:pPr>
                              <w:pStyle w:val="ListParagraph"/>
                              <w:numPr>
                                <w:ilvl w:val="0"/>
                                <w:numId w:val="7"/>
                              </w:numPr>
                              <w:rPr>
                                <w:i/>
                                <w:iCs/>
                              </w:rPr>
                            </w:pPr>
                            <w:r w:rsidRPr="003145C4">
                              <w:rPr>
                                <w:i/>
                                <w:iCs/>
                              </w:rPr>
                              <w:t>…where all participants take an oath to discharge their duties faithfully.”</w:t>
                            </w:r>
                          </w:p>
                          <w:p w14:paraId="1429D967" w14:textId="77777777" w:rsidR="00992D87" w:rsidRPr="004F4AA0" w:rsidRDefault="00992D87" w:rsidP="00992D87">
                            <w:pPr>
                              <w:pStyle w:val="ListParagraph"/>
                              <w:numPr>
                                <w:ilvl w:val="0"/>
                                <w:numId w:val="7"/>
                              </w:numPr>
                              <w:rPr>
                                <w:i/>
                                <w:iCs/>
                              </w:rPr>
                            </w:pPr>
                            <w:r w:rsidRPr="004F4AA0">
                              <w:rPr>
                                <w:i/>
                                <w:iCs/>
                              </w:rPr>
                              <w:t>…that require disclosure of any perceived or potential biases by participants.”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537B7A" id="_x0000_s1031" type="#_x0000_t202" style="position:absolute;margin-left:11.2pt;margin-top:42.6pt;width:420.75pt;height:110.6pt;z-index:25165824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" fillcolor="#f2f2f2 [3052]">
                <v:textbox style="mso-fit-shape-to-text:t">
                  <w:txbxContent>
                    <w:p w14:paraId="23754B17" w14:textId="77777777" w:rsidR="00992D87" w:rsidRPr="00F71E6F" w:rsidRDefault="00992D87" w:rsidP="00992D87">
                      <w:pPr>
                        <w:rPr>
                          <w:i/>
                          <w:iCs/>
                        </w:rPr>
                      </w:pPr>
                      <w:r w:rsidRPr="00F71E6F">
                        <w:rPr>
                          <w:i/>
                          <w:iCs/>
                        </w:rPr>
                        <w:t xml:space="preserve">“For the standard of </w:t>
                      </w:r>
                      <w:r>
                        <w:rPr>
                          <w:b/>
                          <w:bCs/>
                          <w:i/>
                          <w:iCs/>
                        </w:rPr>
                        <w:t>i</w:t>
                      </w:r>
                      <w:r w:rsidRPr="00F71E6F">
                        <w:rPr>
                          <w:b/>
                          <w:bCs/>
                          <w:i/>
                          <w:iCs/>
                        </w:rPr>
                        <w:t>mpartiality</w:t>
                      </w:r>
                      <w:r w:rsidRPr="00F71E6F">
                        <w:rPr>
                          <w:i/>
                          <w:iCs/>
                        </w:rPr>
                        <w:t>, we conduct audits… (for example)</w:t>
                      </w:r>
                    </w:p>
                    <w:p w14:paraId="65CE7B9C" w14:textId="77777777" w:rsidR="00992D87" w:rsidRPr="0043434A" w:rsidRDefault="00992D87" w:rsidP="00992D87">
                      <w:pPr>
                        <w:pStyle w:val="ListParagraph"/>
                        <w:numPr>
                          <w:ilvl w:val="0"/>
                          <w:numId w:val="7"/>
                        </w:numPr>
                        <w:rPr>
                          <w:i/>
                          <w:iCs/>
                        </w:rPr>
                      </w:pPr>
                      <w:r w:rsidRPr="0043434A">
                        <w:rPr>
                          <w:i/>
                          <w:iCs/>
                        </w:rPr>
                        <w:t>…conducted by bi-partisan or nonpartisan boards to ensure balanced representation and fairness.”</w:t>
                      </w:r>
                    </w:p>
                    <w:p w14:paraId="3D68E9BC" w14:textId="77777777" w:rsidR="00992D87" w:rsidRPr="00CD3516" w:rsidRDefault="00992D87" w:rsidP="00992D87">
                      <w:pPr>
                        <w:pStyle w:val="ListParagraph"/>
                        <w:numPr>
                          <w:ilvl w:val="0"/>
                          <w:numId w:val="7"/>
                        </w:numPr>
                        <w:rPr>
                          <w:i/>
                          <w:iCs/>
                        </w:rPr>
                      </w:pPr>
                      <w:r w:rsidRPr="00CD3516">
                        <w:rPr>
                          <w:i/>
                          <w:iCs/>
                        </w:rPr>
                        <w:t>…that strictly follow established standard operating procedures, minimizing the risk of bias or undue influence.”</w:t>
                      </w:r>
                    </w:p>
                    <w:p w14:paraId="7CDBB7DF" w14:textId="77777777" w:rsidR="00992D87" w:rsidRPr="003145C4" w:rsidRDefault="00992D87" w:rsidP="00992D87">
                      <w:pPr>
                        <w:pStyle w:val="ListParagraph"/>
                        <w:numPr>
                          <w:ilvl w:val="0"/>
                          <w:numId w:val="7"/>
                        </w:numPr>
                        <w:rPr>
                          <w:i/>
                          <w:iCs/>
                        </w:rPr>
                      </w:pPr>
                      <w:r w:rsidRPr="003145C4">
                        <w:rPr>
                          <w:i/>
                          <w:iCs/>
                        </w:rPr>
                        <w:t>…where all participants take an oath to discharge their duties faithfully.”</w:t>
                      </w:r>
                    </w:p>
                    <w:p w14:paraId="1429D967" w14:textId="77777777" w:rsidR="00992D87" w:rsidRPr="004F4AA0" w:rsidRDefault="00992D87" w:rsidP="00992D87">
                      <w:pPr>
                        <w:pStyle w:val="ListParagraph"/>
                        <w:numPr>
                          <w:ilvl w:val="0"/>
                          <w:numId w:val="7"/>
                        </w:numPr>
                        <w:rPr>
                          <w:i/>
                          <w:iCs/>
                        </w:rPr>
                      </w:pPr>
                      <w:r w:rsidRPr="004F4AA0">
                        <w:rPr>
                          <w:i/>
                          <w:iCs/>
                        </w:rPr>
                        <w:t>…that require disclosure of any perceived or potential biases by participants.”</w:t>
                      </w:r>
                    </w:p>
                  </w:txbxContent>
                </v:textbox>
                <w10:wrap type="square"/>
              </v:shape>
            </w:pict>
          </mc:Fallback>
        </mc:AlternateContent>
      </w:r>
      <w:r w:rsidRPr="000B4F17">
        <w:rPr>
          <w:color w:val="002060"/>
        </w:rPr>
        <w:t>Sample Language</w:t>
      </w:r>
      <w:r w:rsidRPr="000B4F17">
        <w:br w:type="page"/>
      </w:r>
    </w:p>
    <w:p w14:paraId="754111F7" w14:textId="77777777" w:rsidR="00400199" w:rsidRPr="000B4F17" w:rsidRDefault="00400199" w:rsidP="00400199">
      <w:pPr>
        <w:pStyle w:val="Heading2"/>
        <w:spacing w:before="0" w:after="0" w:line="240" w:lineRule="auto"/>
        <w:rPr>
          <w:color w:val="002060"/>
        </w:rPr>
      </w:pPr>
      <w:bookmarkStart w:id="108" w:name="_Toc215055873"/>
      <w:bookmarkStart w:id="109" w:name="_Toc215758827"/>
      <w:bookmarkStart w:id="110" w:name="_Toc215760103"/>
      <w:bookmarkStart w:id="111" w:name="_Toc215760306"/>
      <w:bookmarkStart w:id="112" w:name="_Toc215760331"/>
      <w:bookmarkStart w:id="113" w:name="_Toc215760897"/>
      <w:bookmarkStart w:id="114" w:name="_Toc222064661"/>
      <w:r w:rsidRPr="000B4F17">
        <w:rPr>
          <w:color w:val="002060"/>
        </w:rPr>
        <w:lastRenderedPageBreak/>
        <w:t>Independence</w:t>
      </w:r>
      <w:bookmarkEnd w:id="108"/>
      <w:bookmarkEnd w:id="109"/>
      <w:bookmarkEnd w:id="110"/>
      <w:bookmarkEnd w:id="111"/>
      <w:bookmarkEnd w:id="112"/>
      <w:bookmarkEnd w:id="113"/>
      <w:bookmarkEnd w:id="114"/>
    </w:p>
    <w:p w14:paraId="5C5B36A0" w14:textId="0B080BA2" w:rsidR="00400199" w:rsidRPr="000B4F17" w:rsidRDefault="00000000" w:rsidP="00453745">
      <w:bookmarkStart w:id="115" w:name="_Toc215758828"/>
      <w:r>
        <w:pict w14:anchorId="72654273">
          <v:rect id="_x0000_i1033" style="width:468pt;height:6pt" o:hralign="center" o:hrstd="t" o:hrnoshade="t" o:hr="t" fillcolor="#002060" stroked="f"/>
        </w:pict>
      </w:r>
      <w:bookmarkEnd w:id="115"/>
    </w:p>
    <w:p w14:paraId="324B88BE" w14:textId="01A6E6A3" w:rsidR="00400199" w:rsidRPr="000B4F17" w:rsidRDefault="00400199" w:rsidP="000B4F17">
      <w:pPr>
        <w:pStyle w:val="Heading3"/>
        <w:rPr>
          <w:color w:val="002060"/>
        </w:rPr>
      </w:pPr>
      <w:bookmarkStart w:id="116" w:name="_Toc215758829"/>
      <w:r w:rsidRPr="000B4F17">
        <w:rPr>
          <w:color w:val="002060"/>
        </w:rPr>
        <w:t>Auditors</w:t>
      </w:r>
      <w:ins w:id="117" w:author="Michael Raisch" w:date="2026-04-26T16:40:00Z" w16du:dateUtc="2026-04-26T22:40:00Z">
        <w:r w:rsidR="00DD20D3">
          <w:rPr>
            <w:color w:val="002060"/>
          </w:rPr>
          <w:t>, and those who design and control audits,</w:t>
        </w:r>
      </w:ins>
      <w:r w:rsidRPr="000B4F17">
        <w:rPr>
          <w:color w:val="002060"/>
        </w:rPr>
        <w:t xml:space="preserve"> should maintain a degree of independence from the work being audited, and neither the audit process nor results should depend solely on the chief election official.</w:t>
      </w:r>
      <w:bookmarkEnd w:id="116"/>
    </w:p>
    <w:p w14:paraId="16C9BB17" w14:textId="0797FFFF" w:rsidR="00400199" w:rsidRPr="00385E1A" w:rsidRDefault="00000000" w:rsidP="00453745">
      <w:bookmarkStart w:id="118" w:name="_Toc215758830"/>
      <w:r>
        <w:pict w14:anchorId="31B32FC3">
          <v:rect id="_x0000_i1034" style="width:468pt;height:6pt" o:hralign="center" o:hrstd="t" o:hrnoshade="t" o:hr="t" fillcolor="#002060" stroked="f"/>
        </w:pict>
      </w:r>
      <w:bookmarkEnd w:id="118"/>
    </w:p>
    <w:p w14:paraId="2FE3AB11" w14:textId="77777777" w:rsidR="00400199" w:rsidRPr="000B4F17" w:rsidRDefault="00400199" w:rsidP="00453745">
      <w:pPr>
        <w:rPr>
          <w:b/>
          <w:color w:val="002060"/>
        </w:rPr>
      </w:pPr>
      <w:bookmarkStart w:id="119" w:name="_Toc215758831"/>
      <w:r w:rsidRPr="000B4F17">
        <w:rPr>
          <w:b/>
          <w:color w:val="002060"/>
        </w:rPr>
        <w:t>Discussion</w:t>
      </w:r>
      <w:bookmarkEnd w:id="119"/>
    </w:p>
    <w:p w14:paraId="4C267A86" w14:textId="3BD20959" w:rsidR="00400199" w:rsidRDefault="00400199" w:rsidP="00400199">
      <w:r w:rsidRPr="00F65DC8">
        <w:t>Independence in election audits means auditors should avoid situations where their impartiality could reasonably be questioned. While it</w:t>
      </w:r>
      <w:r w:rsidR="00C05B87">
        <w:t xml:space="preserve"> i</w:t>
      </w:r>
      <w:r w:rsidRPr="00F65DC8">
        <w:t xml:space="preserve">s ideal for auditors to be </w:t>
      </w:r>
      <w:r>
        <w:t>entirely</w:t>
      </w:r>
      <w:r w:rsidRPr="00F65DC8">
        <w:t xml:space="preserve"> separate from the work being audited, practical constraints</w:t>
      </w:r>
      <w:r>
        <w:t xml:space="preserve"> such as</w:t>
      </w:r>
      <w:r w:rsidRPr="00F65DC8">
        <w:t xml:space="preserve"> access to sensitive election materials</w:t>
      </w:r>
      <w:r>
        <w:t xml:space="preserve"> often</w:t>
      </w:r>
      <w:r w:rsidRPr="00F65DC8">
        <w:t xml:space="preserve"> require election officials to be involved. The goal is to ensure that audit teams </w:t>
      </w:r>
      <w:r>
        <w:t xml:space="preserve">maintain sufficient distance from the specific processes or outcomes they are reviewing, so that </w:t>
      </w:r>
      <w:r w:rsidRPr="00F65DC8">
        <w:t>the public and stakeholders can trust the results.</w:t>
      </w:r>
    </w:p>
    <w:p w14:paraId="7B374E3A" w14:textId="20BA4F73" w:rsidR="00400199" w:rsidRDefault="00400199" w:rsidP="00400199">
      <w:r>
        <w:t xml:space="preserve">It is often not possible or practical for election officials to completely remove themselves from </w:t>
      </w:r>
      <w:r w:rsidR="000B59D0">
        <w:t>an</w:t>
      </w:r>
      <w:r>
        <w:t xml:space="preserve"> audit process. </w:t>
      </w:r>
      <w:r w:rsidRPr="004C5C53">
        <w:t xml:space="preserve">To apply the standard of independence in election audits, </w:t>
      </w:r>
      <w:r>
        <w:t>a variety of</w:t>
      </w:r>
      <w:r w:rsidRPr="004C5C53">
        <w:t xml:space="preserve"> strategies can be implemented to mitigate conflicts of interest and enhance impartiality. </w:t>
      </w:r>
    </w:p>
    <w:p w14:paraId="13C10853" w14:textId="77777777" w:rsidR="00400199" w:rsidRDefault="00400199" w:rsidP="00400199">
      <w:r w:rsidRPr="004C5C53">
        <w:t xml:space="preserve">In many cases, supervisors audit the work of their subordinates, which creates a degree of independence between the auditor and those who performed the original tasks. Similarly, state election offices often audit the work of local jurisdictions, maintaining a clear distinction between the audited entity and the auditor. Local jurisdictions </w:t>
      </w:r>
      <w:r>
        <w:t>might</w:t>
      </w:r>
      <w:r w:rsidRPr="004C5C53">
        <w:t xml:space="preserve"> promote independence by involving officials from different departments to oversee </w:t>
      </w:r>
      <w:r>
        <w:t xml:space="preserve">election </w:t>
      </w:r>
      <w:r w:rsidRPr="004C5C53">
        <w:t>audits.</w:t>
      </w:r>
    </w:p>
    <w:p w14:paraId="6F69185D" w14:textId="6EF96626" w:rsidR="00400199" w:rsidRPr="004C5C53" w:rsidRDefault="00400199" w:rsidP="00400199">
      <w:r w:rsidRPr="004C5C53">
        <w:t>Additionally, statutory oversight bodies or external auditors</w:t>
      </w:r>
      <w:r>
        <w:t xml:space="preserve">, who are </w:t>
      </w:r>
      <w:r w:rsidRPr="004C5C53">
        <w:t>credentialed to assess government entities</w:t>
      </w:r>
      <w:r>
        <w:t>,</w:t>
      </w:r>
      <w:r w:rsidRPr="004C5C53">
        <w:t xml:space="preserve"> </w:t>
      </w:r>
      <w:ins w:id="120" w:author="Michael Raisch" w:date="2026-04-22T20:25:00Z" w16du:dateUtc="2026-04-23T02:25:00Z">
        <w:r w:rsidR="00AD5844">
          <w:t>should</w:t>
        </w:r>
      </w:ins>
      <w:del w:id="121" w:author="Michael Raisch" w:date="2026-04-22T20:25:00Z" w16du:dateUtc="2026-04-23T02:25:00Z">
        <w:r w:rsidDel="00AD5844">
          <w:delText>may</w:delText>
        </w:r>
      </w:del>
      <w:r w:rsidRPr="004C5C53">
        <w:t xml:space="preserve"> be engaged to </w:t>
      </w:r>
      <w:ins w:id="122" w:author="Michael Raisch" w:date="2026-04-22T20:25:00Z" w16du:dateUtc="2026-04-23T02:25:00Z">
        <w:r w:rsidR="00AD5844">
          <w:t xml:space="preserve">design and </w:t>
        </w:r>
      </w:ins>
      <w:r w:rsidRPr="004C5C53">
        <w:t xml:space="preserve">conduct audits. These </w:t>
      </w:r>
      <w:r>
        <w:t xml:space="preserve">types of </w:t>
      </w:r>
      <w:r w:rsidRPr="004C5C53">
        <w:t xml:space="preserve">measures </w:t>
      </w:r>
      <w:r>
        <w:t xml:space="preserve">can </w:t>
      </w:r>
      <w:r w:rsidRPr="004C5C53">
        <w:t>help ensure that audit teams are appropriately distanced from the specific election processes or outcomes under review, thereby upholding the standard of independence and fostering public trust in audit results.</w:t>
      </w:r>
    </w:p>
    <w:p w14:paraId="2DD89B2D" w14:textId="77777777" w:rsidR="00400199" w:rsidRPr="0050083C" w:rsidRDefault="00400199" w:rsidP="00400199">
      <w:pPr>
        <w:rPr>
          <w:b/>
          <w:bCs/>
        </w:rPr>
      </w:pPr>
      <w:r>
        <w:rPr>
          <w:noProof/>
        </w:rPr>
        <w:lastRenderedPageBreak/>
        <mc:AlternateContent>
          <mc:Choice Requires="wps">
            <w:drawing>
              <wp:anchor distT="45720" distB="45720" distL="114300" distR="114300" simplePos="0" relativeHeight="251658248" behindDoc="0" locked="0" layoutInCell="1" allowOverlap="1" wp14:anchorId="532BE4CA" wp14:editId="55F4EA4E">
                <wp:simplePos x="0" y="0"/>
                <wp:positionH relativeFrom="column">
                  <wp:posOffset>215900</wp:posOffset>
                </wp:positionH>
                <wp:positionV relativeFrom="paragraph">
                  <wp:posOffset>1905</wp:posOffset>
                </wp:positionV>
                <wp:extent cx="5343525" cy="6000750"/>
                <wp:effectExtent l="0" t="0" r="28575" b="19050"/>
                <wp:wrapSquare wrapText="bothSides"/>
                <wp:docPr id="18129417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6000750"/>
                        </a:xfrm>
                        <a:prstGeom prst="rect">
                          <a:avLst/>
                        </a:prstGeom>
                        <a:solidFill>
                          <a:schemeClr val="tx2">
                            <a:lumMod val="10000"/>
                            <a:lumOff val="90000"/>
                          </a:schemeClr>
                        </a:solidFill>
                        <a:ln w="9525">
                          <a:solidFill>
                            <a:srgbClr val="000000"/>
                          </a:solidFill>
                          <a:miter lim="800000"/>
                          <a:headEnd/>
                          <a:tailEnd/>
                        </a:ln>
                      </wps:spPr>
                      <wps:txbx>
                        <w:txbxContent>
                          <w:p w14:paraId="423C1A97" w14:textId="78247F3E" w:rsidR="00400199" w:rsidRDefault="00400199" w:rsidP="00400199">
                            <w:r>
                              <w:t>It is helpful for election officials to understand what can threaten the independence of an audit, evaluate which (if any) are relevant to their audit(s), and document any mitigations they have undertaken to safeguard the audit process. The</w:t>
                            </w:r>
                            <w:r w:rsidR="005471C5">
                              <w:t xml:space="preserve"> </w:t>
                            </w:r>
                            <w:hyperlink r:id="rId15" w:history="1">
                              <w:r w:rsidR="005471C5" w:rsidRPr="008C3AA8">
                                <w:rPr>
                                  <w:rStyle w:val="Hyperlink"/>
                                </w:rPr>
                                <w:t>Quality Standards for Inspection and Evaluation</w:t>
                              </w:r>
                            </w:hyperlink>
                            <w:r w:rsidR="008C3AA8">
                              <w:t xml:space="preserve">, </w:t>
                            </w:r>
                            <w:r>
                              <w:t xml:space="preserve"> identifies six such threats:</w:t>
                            </w:r>
                          </w:p>
                          <w:p w14:paraId="16D4E907" w14:textId="77777777" w:rsidR="00400199" w:rsidRDefault="00400199" w:rsidP="00400199">
                            <w:pPr>
                              <w:pStyle w:val="ListParagraph"/>
                              <w:numPr>
                                <w:ilvl w:val="0"/>
                                <w:numId w:val="1"/>
                              </w:numPr>
                            </w:pPr>
                            <w:r>
                              <w:rPr>
                                <w:i/>
                                <w:iCs/>
                              </w:rPr>
                              <w:t xml:space="preserve">Self-interest threat: </w:t>
                            </w:r>
                            <w:r w:rsidRPr="002C1968">
                              <w:t>The threat that a financial or other interest will inappropriately influence an inspector’s judgment or behavior.</w:t>
                            </w:r>
                          </w:p>
                          <w:p w14:paraId="00FC60AD" w14:textId="77777777" w:rsidR="00400199" w:rsidRDefault="00400199" w:rsidP="00400199">
                            <w:pPr>
                              <w:pStyle w:val="ListParagraph"/>
                              <w:numPr>
                                <w:ilvl w:val="0"/>
                                <w:numId w:val="1"/>
                              </w:numPr>
                            </w:pPr>
                            <w:r w:rsidRPr="002C1968">
                              <w:rPr>
                                <w:i/>
                                <w:iCs/>
                              </w:rPr>
                              <w:t>Bias threat:</w:t>
                            </w:r>
                            <w:r>
                              <w:t xml:space="preserve"> The threat that an inspector will not be objective when taking a position </w:t>
                            </w:r>
                            <w:proofErr w:type="gramStart"/>
                            <w:r>
                              <w:t>as a result of</w:t>
                            </w:r>
                            <w:proofErr w:type="gramEnd"/>
                            <w:r>
                              <w:t xml:space="preserve"> political, ideological, social, or other convictions.</w:t>
                            </w:r>
                          </w:p>
                          <w:p w14:paraId="6D1589FD" w14:textId="45D3315F" w:rsidR="00400199" w:rsidRDefault="00400199" w:rsidP="00400199">
                            <w:pPr>
                              <w:pStyle w:val="ListParagraph"/>
                              <w:numPr>
                                <w:ilvl w:val="0"/>
                                <w:numId w:val="1"/>
                              </w:numPr>
                            </w:pPr>
                            <w:r w:rsidRPr="002C1968">
                              <w:rPr>
                                <w:i/>
                                <w:iCs/>
                              </w:rPr>
                              <w:t>Familiarity threat</w:t>
                            </w:r>
                            <w:r>
                              <w:t>: The threat that aspects of a relationship with management or personnel of an inspected entity, such as a close or long relationship, or that of an immediate or close family member, will lead an inspector to take a position that is not objective.</w:t>
                            </w:r>
                          </w:p>
                          <w:p w14:paraId="6E5B9124" w14:textId="77777777" w:rsidR="00400199" w:rsidRDefault="00400199" w:rsidP="00400199">
                            <w:pPr>
                              <w:pStyle w:val="ListParagraph"/>
                              <w:numPr>
                                <w:ilvl w:val="0"/>
                                <w:numId w:val="1"/>
                              </w:numPr>
                            </w:pPr>
                            <w:r w:rsidRPr="008274B8">
                              <w:rPr>
                                <w:i/>
                                <w:iCs/>
                              </w:rPr>
                              <w:t>Undue influence threat:</w:t>
                            </w:r>
                            <w:r>
                              <w:t xml:space="preserve"> The threat that influences or pressures from sources external to the inspection organization will affect an inspector’s ability to make objective judgments.</w:t>
                            </w:r>
                          </w:p>
                          <w:p w14:paraId="49DBFC8D" w14:textId="77777777" w:rsidR="00400199" w:rsidRDefault="00400199" w:rsidP="00400199">
                            <w:pPr>
                              <w:pStyle w:val="ListParagraph"/>
                              <w:numPr>
                                <w:ilvl w:val="0"/>
                                <w:numId w:val="1"/>
                              </w:numPr>
                            </w:pPr>
                            <w:r w:rsidRPr="008274B8">
                              <w:rPr>
                                <w:i/>
                                <w:iCs/>
                              </w:rPr>
                              <w:t>Structural threat:</w:t>
                            </w:r>
                            <w:r>
                              <w:t xml:space="preserve"> The threat that an inspection organization’s placement within a government entity, in combination with the structure of the government entity being inspected, will affect the inspection organization’s ability to perform work and report results objectively.</w:t>
                            </w:r>
                          </w:p>
                          <w:p w14:paraId="17748B69" w14:textId="77777777" w:rsidR="00400199" w:rsidRDefault="00400199" w:rsidP="00400199">
                            <w:pPr>
                              <w:pStyle w:val="ListParagraph"/>
                              <w:numPr>
                                <w:ilvl w:val="0"/>
                                <w:numId w:val="1"/>
                              </w:numPr>
                            </w:pPr>
                            <w:r w:rsidRPr="008274B8">
                              <w:rPr>
                                <w:i/>
                                <w:iCs/>
                              </w:rPr>
                              <w:t>Management participation threat</w:t>
                            </w:r>
                            <w:r>
                              <w:t>: The threat that results from an individual in the inspection organization taking on the role of management in the inspected entity or otherwise performing management functions on behalf of the inspected entity, which could compromise the inspection organization’s ability to perform work and report results objectively.</w:t>
                            </w:r>
                          </w:p>
                          <w:p w14:paraId="6D14FAFB" w14:textId="77777777" w:rsidR="00400199" w:rsidRDefault="00400199" w:rsidP="004001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2BE4CA" id="_x0000_s1032" type="#_x0000_t202" style="position:absolute;margin-left:17pt;margin-top:.15pt;width:420.75pt;height:472.5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" fillcolor="#dceaf7 [351]">
                <v:textbox>
                  <w:txbxContent>
                    <w:p w14:paraId="423C1A97" w14:textId="78247F3E" w:rsidR="00400199" w:rsidRDefault="00400199" w:rsidP="00400199">
                      <w:r>
                        <w:t>It is helpful for election officials to understand what can threaten the independence of an audit, evaluate which (if any) are relevant to their audit(s), and document any mitigations they have undertaken to safeguard the audit process. The</w:t>
                      </w:r>
                      <w:r w:rsidR="005471C5">
                        <w:t xml:space="preserve"> </w:t>
                      </w:r>
                      <w:hyperlink r:id="rId16" w:history="1">
                        <w:r w:rsidR="005471C5" w:rsidRPr="008C3AA8">
                          <w:rPr>
                            <w:rStyle w:val="Hyperlink"/>
                          </w:rPr>
                          <w:t>Quality Standards for Inspection and Evaluation</w:t>
                        </w:r>
                      </w:hyperlink>
                      <w:r w:rsidR="008C3AA8">
                        <w:t xml:space="preserve">, </w:t>
                      </w:r>
                      <w:r>
                        <w:t xml:space="preserve"> identifies six such threats:</w:t>
                      </w:r>
                    </w:p>
                    <w:p w14:paraId="16D4E907" w14:textId="77777777" w:rsidR="00400199" w:rsidRDefault="00400199" w:rsidP="00400199">
                      <w:pPr>
                        <w:pStyle w:val="ListParagraph"/>
                        <w:numPr>
                          <w:ilvl w:val="0"/>
                          <w:numId w:val="1"/>
                        </w:numPr>
                      </w:pPr>
                      <w:r>
                        <w:rPr>
                          <w:i/>
                          <w:iCs/>
                        </w:rPr>
                        <w:t xml:space="preserve">Self-interest threat: </w:t>
                      </w:r>
                      <w:r w:rsidRPr="002C1968">
                        <w:t>The threat that a financial or other interest will inappropriately influence an inspector’s judgment or behavior.</w:t>
                      </w:r>
                    </w:p>
                    <w:p w14:paraId="00FC60AD" w14:textId="77777777" w:rsidR="00400199" w:rsidRDefault="00400199" w:rsidP="00400199">
                      <w:pPr>
                        <w:pStyle w:val="ListParagraph"/>
                        <w:numPr>
                          <w:ilvl w:val="0"/>
                          <w:numId w:val="1"/>
                        </w:numPr>
                      </w:pPr>
                      <w:r w:rsidRPr="002C1968">
                        <w:rPr>
                          <w:i/>
                          <w:iCs/>
                        </w:rPr>
                        <w:t>Bias threat:</w:t>
                      </w:r>
                      <w:r>
                        <w:t xml:space="preserve"> The threat that an inspector will not be objective when taking a position </w:t>
                      </w:r>
                      <w:proofErr w:type="gramStart"/>
                      <w:r>
                        <w:t>as a result of</w:t>
                      </w:r>
                      <w:proofErr w:type="gramEnd"/>
                      <w:r>
                        <w:t xml:space="preserve"> political, ideological, social, or other convictions.</w:t>
                      </w:r>
                    </w:p>
                    <w:p w14:paraId="6D1589FD" w14:textId="45D3315F" w:rsidR="00400199" w:rsidRDefault="00400199" w:rsidP="00400199">
                      <w:pPr>
                        <w:pStyle w:val="ListParagraph"/>
                        <w:numPr>
                          <w:ilvl w:val="0"/>
                          <w:numId w:val="1"/>
                        </w:numPr>
                      </w:pPr>
                      <w:r w:rsidRPr="002C1968">
                        <w:rPr>
                          <w:i/>
                          <w:iCs/>
                        </w:rPr>
                        <w:t>Familiarity threat</w:t>
                      </w:r>
                      <w:r>
                        <w:t>: The threat that aspects of a relationship with management or personnel of an inspected entity, such as a close or long relationship, or that of an immediate or close family member, will lead an inspector to take a position that is not objective.</w:t>
                      </w:r>
                    </w:p>
                    <w:p w14:paraId="6E5B9124" w14:textId="77777777" w:rsidR="00400199" w:rsidRDefault="00400199" w:rsidP="00400199">
                      <w:pPr>
                        <w:pStyle w:val="ListParagraph"/>
                        <w:numPr>
                          <w:ilvl w:val="0"/>
                          <w:numId w:val="1"/>
                        </w:numPr>
                      </w:pPr>
                      <w:r w:rsidRPr="008274B8">
                        <w:rPr>
                          <w:i/>
                          <w:iCs/>
                        </w:rPr>
                        <w:t>Undue influence threat:</w:t>
                      </w:r>
                      <w:r>
                        <w:t xml:space="preserve"> The threat that influences or pressures from sources external to the inspection organization will affect an inspector’s ability to make objective judgments.</w:t>
                      </w:r>
                    </w:p>
                    <w:p w14:paraId="49DBFC8D" w14:textId="77777777" w:rsidR="00400199" w:rsidRDefault="00400199" w:rsidP="00400199">
                      <w:pPr>
                        <w:pStyle w:val="ListParagraph"/>
                        <w:numPr>
                          <w:ilvl w:val="0"/>
                          <w:numId w:val="1"/>
                        </w:numPr>
                      </w:pPr>
                      <w:r w:rsidRPr="008274B8">
                        <w:rPr>
                          <w:i/>
                          <w:iCs/>
                        </w:rPr>
                        <w:t>Structural threat:</w:t>
                      </w:r>
                      <w:r>
                        <w:t xml:space="preserve"> The threat that an inspection organization’s placement within a government entity, in combination with the structure of the government entity being inspected, will affect the inspection organization’s ability to perform work and report results objectively.</w:t>
                      </w:r>
                    </w:p>
                    <w:p w14:paraId="17748B69" w14:textId="77777777" w:rsidR="00400199" w:rsidRDefault="00400199" w:rsidP="00400199">
                      <w:pPr>
                        <w:pStyle w:val="ListParagraph"/>
                        <w:numPr>
                          <w:ilvl w:val="0"/>
                          <w:numId w:val="1"/>
                        </w:numPr>
                      </w:pPr>
                      <w:r w:rsidRPr="008274B8">
                        <w:rPr>
                          <w:i/>
                          <w:iCs/>
                        </w:rPr>
                        <w:t>Management participation threat</w:t>
                      </w:r>
                      <w:r>
                        <w:t>: The threat that results from an individual in the inspection organization taking on the role of management in the inspected entity or otherwise performing management functions on behalf of the inspected entity, which could compromise the inspection organization’s ability to perform work and report results objectively.</w:t>
                      </w:r>
                    </w:p>
                    <w:p w14:paraId="6D14FAFB" w14:textId="77777777" w:rsidR="00400199" w:rsidRDefault="00400199" w:rsidP="00400199"/>
                  </w:txbxContent>
                </v:textbox>
                <w10:wrap type="square"/>
              </v:shape>
            </w:pict>
          </mc:Fallback>
        </mc:AlternateContent>
      </w:r>
    </w:p>
    <w:p w14:paraId="69C5DCB2" w14:textId="77777777" w:rsidR="00400199" w:rsidRDefault="00400199" w:rsidP="00400199"/>
    <w:p w14:paraId="66B08037" w14:textId="77777777" w:rsidR="00400199" w:rsidRDefault="00400199" w:rsidP="00400199">
      <w:pPr>
        <w:rPr>
          <w:b/>
          <w:bCs/>
        </w:rPr>
      </w:pPr>
    </w:p>
    <w:p w14:paraId="1C3398DF" w14:textId="77777777" w:rsidR="00400199" w:rsidRDefault="00400199" w:rsidP="00400199">
      <w:pPr>
        <w:rPr>
          <w:b/>
          <w:bCs/>
        </w:rPr>
      </w:pPr>
    </w:p>
    <w:p w14:paraId="027C6328" w14:textId="77777777" w:rsidR="00400199" w:rsidRDefault="00400199" w:rsidP="00400199">
      <w:pPr>
        <w:rPr>
          <w:b/>
          <w:bCs/>
        </w:rPr>
      </w:pPr>
    </w:p>
    <w:p w14:paraId="78F49539" w14:textId="77777777" w:rsidR="00400199" w:rsidRDefault="00400199" w:rsidP="00400199">
      <w:pPr>
        <w:rPr>
          <w:b/>
          <w:bCs/>
        </w:rPr>
      </w:pPr>
    </w:p>
    <w:p w14:paraId="5A0DA58B" w14:textId="77777777" w:rsidR="00400199" w:rsidRDefault="00400199" w:rsidP="00400199">
      <w:pPr>
        <w:rPr>
          <w:b/>
          <w:bCs/>
        </w:rPr>
      </w:pPr>
    </w:p>
    <w:p w14:paraId="58949D63" w14:textId="77777777" w:rsidR="00400199" w:rsidRDefault="00400199" w:rsidP="00400199">
      <w:pPr>
        <w:rPr>
          <w:b/>
          <w:bCs/>
        </w:rPr>
      </w:pPr>
    </w:p>
    <w:p w14:paraId="5866BB46" w14:textId="77777777" w:rsidR="00400199" w:rsidRDefault="00400199" w:rsidP="00400199">
      <w:pPr>
        <w:rPr>
          <w:b/>
          <w:bCs/>
        </w:rPr>
      </w:pPr>
    </w:p>
    <w:p w14:paraId="782B643D" w14:textId="77777777" w:rsidR="00400199" w:rsidRDefault="00400199" w:rsidP="00400199">
      <w:pPr>
        <w:rPr>
          <w:b/>
          <w:bCs/>
        </w:rPr>
      </w:pPr>
    </w:p>
    <w:p w14:paraId="33B16302" w14:textId="77777777" w:rsidR="00400199" w:rsidRDefault="00400199" w:rsidP="00400199">
      <w:pPr>
        <w:rPr>
          <w:b/>
          <w:bCs/>
        </w:rPr>
      </w:pPr>
    </w:p>
    <w:p w14:paraId="37301E77" w14:textId="77777777" w:rsidR="00400199" w:rsidRDefault="00400199" w:rsidP="00400199">
      <w:pPr>
        <w:rPr>
          <w:b/>
          <w:bCs/>
        </w:rPr>
      </w:pPr>
    </w:p>
    <w:p w14:paraId="4C0D93CC" w14:textId="77777777" w:rsidR="00400199" w:rsidRDefault="00400199" w:rsidP="00400199">
      <w:pPr>
        <w:rPr>
          <w:b/>
          <w:bCs/>
        </w:rPr>
      </w:pPr>
    </w:p>
    <w:p w14:paraId="3FEBC769" w14:textId="77777777" w:rsidR="00400199" w:rsidRDefault="00400199" w:rsidP="00400199">
      <w:pPr>
        <w:rPr>
          <w:b/>
          <w:bCs/>
        </w:rPr>
      </w:pPr>
    </w:p>
    <w:p w14:paraId="534DD9DD" w14:textId="77777777" w:rsidR="00400199" w:rsidRDefault="00400199" w:rsidP="00400199">
      <w:pPr>
        <w:rPr>
          <w:b/>
          <w:bCs/>
        </w:rPr>
      </w:pPr>
    </w:p>
    <w:p w14:paraId="6CABE181" w14:textId="77777777" w:rsidR="00400199" w:rsidRDefault="00400199" w:rsidP="00400199">
      <w:pPr>
        <w:rPr>
          <w:b/>
          <w:bCs/>
        </w:rPr>
      </w:pPr>
    </w:p>
    <w:p w14:paraId="18F6F31F" w14:textId="77777777" w:rsidR="00400199" w:rsidRDefault="00400199" w:rsidP="00400199">
      <w:pPr>
        <w:rPr>
          <w:b/>
          <w:bCs/>
        </w:rPr>
      </w:pPr>
    </w:p>
    <w:p w14:paraId="54D9BD68" w14:textId="77777777" w:rsidR="00400199" w:rsidRDefault="00400199" w:rsidP="00400199">
      <w:pPr>
        <w:rPr>
          <w:b/>
          <w:bCs/>
        </w:rPr>
      </w:pPr>
    </w:p>
    <w:p w14:paraId="4044341F" w14:textId="77777777" w:rsidR="00400199" w:rsidRDefault="00400199" w:rsidP="00400199">
      <w:pPr>
        <w:rPr>
          <w:b/>
          <w:bCs/>
        </w:rPr>
      </w:pPr>
    </w:p>
    <w:p w14:paraId="13904DF9" w14:textId="77777777" w:rsidR="00400199" w:rsidRDefault="00400199" w:rsidP="00400199">
      <w:pPr>
        <w:rPr>
          <w:b/>
          <w:bCs/>
        </w:rPr>
      </w:pPr>
    </w:p>
    <w:p w14:paraId="220C1297" w14:textId="77777777" w:rsidR="00400199" w:rsidRPr="000B4F17" w:rsidRDefault="00400199" w:rsidP="00400199">
      <w:pPr>
        <w:rPr>
          <w:color w:val="002060"/>
        </w:rPr>
      </w:pPr>
      <w:r w:rsidRPr="000B4F17">
        <w:rPr>
          <w:color w:val="002060"/>
        </w:rPr>
        <w:t>Considerations</w:t>
      </w:r>
    </w:p>
    <w:p w14:paraId="4431E91F" w14:textId="77777777" w:rsidR="00400199" w:rsidRDefault="00400199" w:rsidP="00400199">
      <w:r w:rsidRPr="00210E73">
        <w:t xml:space="preserve">When striving for independence in election audits, officials must balance ideal practices with real-world constraints. Achieving </w:t>
      </w:r>
      <w:r>
        <w:t>complete</w:t>
      </w:r>
      <w:r w:rsidRPr="00210E73">
        <w:t xml:space="preserve"> separation between auditors and the </w:t>
      </w:r>
      <w:r>
        <w:t xml:space="preserve">election </w:t>
      </w:r>
      <w:r w:rsidRPr="00210E73">
        <w:t>work being audited is not always possible</w:t>
      </w:r>
      <w:r>
        <w:t>. It is important to keep in mind:</w:t>
      </w:r>
    </w:p>
    <w:p w14:paraId="49C921ED" w14:textId="77777777" w:rsidR="00400199" w:rsidRPr="00CB72FD" w:rsidRDefault="00400199" w:rsidP="00527F5C">
      <w:pPr>
        <w:pStyle w:val="ListParagraph"/>
        <w:numPr>
          <w:ilvl w:val="0"/>
          <w:numId w:val="25"/>
        </w:numPr>
      </w:pPr>
      <w:r w:rsidRPr="00CB72FD">
        <w:t xml:space="preserve">Resource limitations may require staff to audit processes they are involved in, especially in small offices. </w:t>
      </w:r>
    </w:p>
    <w:p w14:paraId="44276EDE" w14:textId="77777777" w:rsidR="00400199" w:rsidRPr="00CB72FD" w:rsidRDefault="00400199" w:rsidP="00527F5C">
      <w:pPr>
        <w:pStyle w:val="ListParagraph"/>
        <w:numPr>
          <w:ilvl w:val="0"/>
          <w:numId w:val="25"/>
        </w:numPr>
      </w:pPr>
      <w:r w:rsidRPr="00CB72FD">
        <w:lastRenderedPageBreak/>
        <w:t xml:space="preserve">Legal requirements sometimes restrict who can access sensitive election materials, limiting auditor options. </w:t>
      </w:r>
    </w:p>
    <w:p w14:paraId="37D51876" w14:textId="496E8032" w:rsidR="00400199" w:rsidRDefault="00400199" w:rsidP="00527F5C">
      <w:pPr>
        <w:pStyle w:val="ListParagraph"/>
        <w:numPr>
          <w:ilvl w:val="0"/>
          <w:numId w:val="25"/>
        </w:numPr>
      </w:pPr>
      <w:r w:rsidRPr="00CB72FD">
        <w:t xml:space="preserve">When full independence isn’t feasible, </w:t>
      </w:r>
      <w:r>
        <w:t>officials should</w:t>
      </w:r>
      <w:r w:rsidR="00272D63">
        <w:t xml:space="preserve"> disclose the </w:t>
      </w:r>
      <w:r w:rsidR="00F62843">
        <w:t>conflict</w:t>
      </w:r>
      <w:r w:rsidR="006B4036">
        <w:t xml:space="preserve">, </w:t>
      </w:r>
      <w:r w:rsidRPr="00CB72FD">
        <w:t>document mitigation steps</w:t>
      </w:r>
      <w:r w:rsidR="006B4036">
        <w:t>,</w:t>
      </w:r>
      <w:r w:rsidRPr="00CB72FD">
        <w:t xml:space="preserve"> and communicate them clearly to </w:t>
      </w:r>
      <w:r>
        <w:t xml:space="preserve">the public to </w:t>
      </w:r>
      <w:r w:rsidRPr="00CB72FD">
        <w:t>maintain trust.</w:t>
      </w:r>
    </w:p>
    <w:p w14:paraId="05182A3B" w14:textId="77777777" w:rsidR="00400199" w:rsidRPr="000B4F17" w:rsidRDefault="00400199" w:rsidP="00400199">
      <w:pPr>
        <w:rPr>
          <w:color w:val="002060"/>
        </w:rPr>
      </w:pPr>
      <w:r w:rsidRPr="000B4F17">
        <w:rPr>
          <w:color w:val="002060"/>
        </w:rPr>
        <w:t>Sample Language</w:t>
      </w:r>
    </w:p>
    <w:p w14:paraId="0B18D83A" w14:textId="77777777" w:rsidR="00400199" w:rsidRDefault="00400199" w:rsidP="00400199">
      <w:r w:rsidRPr="006A3E34">
        <w:rPr>
          <w:b/>
          <w:bCs/>
          <w:noProof/>
          <w:color w:val="002060"/>
        </w:rPr>
        <mc:AlternateContent>
          <mc:Choice Requires="wps">
            <w:drawing>
              <wp:anchor distT="45720" distB="45720" distL="114300" distR="114300" simplePos="0" relativeHeight="251658247" behindDoc="0" locked="0" layoutInCell="1" allowOverlap="1" wp14:anchorId="2FCD92C5" wp14:editId="7C8460A3">
                <wp:simplePos x="0" y="0"/>
                <wp:positionH relativeFrom="column">
                  <wp:posOffset>38100</wp:posOffset>
                </wp:positionH>
                <wp:positionV relativeFrom="paragraph">
                  <wp:posOffset>218440</wp:posOffset>
                </wp:positionV>
                <wp:extent cx="5791200" cy="1404620"/>
                <wp:effectExtent l="0" t="0" r="19050" b="17145"/>
                <wp:wrapSquare wrapText="bothSides"/>
                <wp:docPr id="79121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1404620"/>
                        </a:xfrm>
                        <a:prstGeom prst="rect">
                          <a:avLst/>
                        </a:prstGeom>
                        <a:solidFill>
                          <a:schemeClr val="bg1">
                            <a:lumMod val="95000"/>
                          </a:schemeClr>
                        </a:solidFill>
                        <a:ln w="9525">
                          <a:solidFill>
                            <a:srgbClr val="000000"/>
                          </a:solidFill>
                          <a:miter lim="800000"/>
                          <a:headEnd/>
                          <a:tailEnd/>
                        </a:ln>
                      </wps:spPr>
                      <wps:txbx>
                        <w:txbxContent>
                          <w:p w14:paraId="58ED6618" w14:textId="77777777" w:rsidR="00400199" w:rsidRPr="00F71E6F" w:rsidRDefault="00400199" w:rsidP="00400199">
                            <w:pPr>
                              <w:tabs>
                                <w:tab w:val="num" w:pos="720"/>
                              </w:tabs>
                              <w:rPr>
                                <w:i/>
                                <w:iCs/>
                              </w:rPr>
                            </w:pPr>
                            <w:r w:rsidRPr="00F71E6F">
                              <w:rPr>
                                <w:i/>
                                <w:iCs/>
                              </w:rPr>
                              <w:t xml:space="preserve">“For the standard of </w:t>
                            </w:r>
                            <w:r>
                              <w:rPr>
                                <w:b/>
                                <w:bCs/>
                                <w:i/>
                                <w:iCs/>
                              </w:rPr>
                              <w:t>i</w:t>
                            </w:r>
                            <w:r w:rsidRPr="00F71E6F">
                              <w:rPr>
                                <w:b/>
                                <w:bCs/>
                                <w:i/>
                                <w:iCs/>
                              </w:rPr>
                              <w:t>ndependence</w:t>
                            </w:r>
                            <w:r w:rsidRPr="00F71E6F">
                              <w:rPr>
                                <w:i/>
                                <w:iCs/>
                              </w:rPr>
                              <w:t>, we conduct audits… (for example)</w:t>
                            </w:r>
                          </w:p>
                          <w:p w14:paraId="26728AC0" w14:textId="77777777" w:rsidR="00400199" w:rsidRPr="008A3539" w:rsidRDefault="00400199" w:rsidP="00527F5C">
                            <w:pPr>
                              <w:pStyle w:val="ListParagraph"/>
                              <w:numPr>
                                <w:ilvl w:val="0"/>
                                <w:numId w:val="24"/>
                              </w:numPr>
                              <w:rPr>
                                <w:i/>
                                <w:iCs/>
                              </w:rPr>
                            </w:pPr>
                            <w:r w:rsidRPr="008A3539">
                              <w:rPr>
                                <w:i/>
                                <w:iCs/>
                              </w:rPr>
                              <w:t>…that avoid any circumstances which could cause a reasonable third party to question the auditor’s independence.”</w:t>
                            </w:r>
                          </w:p>
                          <w:p w14:paraId="1341AE09" w14:textId="77777777" w:rsidR="00400199" w:rsidRPr="00B8678C" w:rsidRDefault="00400199" w:rsidP="00527F5C">
                            <w:pPr>
                              <w:pStyle w:val="ListParagraph"/>
                              <w:numPr>
                                <w:ilvl w:val="0"/>
                                <w:numId w:val="24"/>
                              </w:numPr>
                              <w:rPr>
                                <w:i/>
                                <w:iCs/>
                              </w:rPr>
                            </w:pPr>
                            <w:r w:rsidRPr="00B8678C">
                              <w:rPr>
                                <w:i/>
                                <w:iCs/>
                              </w:rPr>
                              <w:t>…that involve oversight bodies to ensure objective evaluation.”</w:t>
                            </w:r>
                          </w:p>
                          <w:p w14:paraId="59BE5148" w14:textId="77777777" w:rsidR="00400199" w:rsidRPr="00F149D1" w:rsidRDefault="00400199" w:rsidP="00527F5C">
                            <w:pPr>
                              <w:pStyle w:val="ListParagraph"/>
                              <w:numPr>
                                <w:ilvl w:val="0"/>
                                <w:numId w:val="24"/>
                              </w:numPr>
                              <w:rPr>
                                <w:i/>
                                <w:iCs/>
                              </w:rPr>
                            </w:pPr>
                            <w:r w:rsidRPr="00F149D1">
                              <w:rPr>
                                <w:i/>
                                <w:iCs/>
                              </w:rPr>
                              <w:t>…that include an external auditor on the team to strengthen independence.”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CD92C5" id="_x0000_s1033" type="#_x0000_t202" style="position:absolute;margin-left:3pt;margin-top:17.2pt;width:456pt;height:110.6pt;z-index:25165824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" fillcolor="#f2f2f2 [3052]">
                <v:textbox style="mso-fit-shape-to-text:t">
                  <w:txbxContent>
                    <w:p w14:paraId="58ED6618" w14:textId="77777777" w:rsidR="00400199" w:rsidRPr="00F71E6F" w:rsidRDefault="00400199" w:rsidP="00400199">
                      <w:pPr>
                        <w:tabs>
                          <w:tab w:val="num" w:pos="720"/>
                        </w:tabs>
                        <w:rPr>
                          <w:i/>
                          <w:iCs/>
                        </w:rPr>
                      </w:pPr>
                      <w:r w:rsidRPr="00F71E6F">
                        <w:rPr>
                          <w:i/>
                          <w:iCs/>
                        </w:rPr>
                        <w:t xml:space="preserve">“For the standard of </w:t>
                      </w:r>
                      <w:r>
                        <w:rPr>
                          <w:b/>
                          <w:bCs/>
                          <w:i/>
                          <w:iCs/>
                        </w:rPr>
                        <w:t>i</w:t>
                      </w:r>
                      <w:r w:rsidRPr="00F71E6F">
                        <w:rPr>
                          <w:b/>
                          <w:bCs/>
                          <w:i/>
                          <w:iCs/>
                        </w:rPr>
                        <w:t>ndependence</w:t>
                      </w:r>
                      <w:r w:rsidRPr="00F71E6F">
                        <w:rPr>
                          <w:i/>
                          <w:iCs/>
                        </w:rPr>
                        <w:t>, we conduct audits… (for example)</w:t>
                      </w:r>
                    </w:p>
                    <w:p w14:paraId="26728AC0" w14:textId="77777777" w:rsidR="00400199" w:rsidRPr="008A3539" w:rsidRDefault="00400199" w:rsidP="00527F5C">
                      <w:pPr>
                        <w:pStyle w:val="ListParagraph"/>
                        <w:numPr>
                          <w:ilvl w:val="0"/>
                          <w:numId w:val="24"/>
                        </w:numPr>
                        <w:rPr>
                          <w:i/>
                          <w:iCs/>
                        </w:rPr>
                      </w:pPr>
                      <w:r w:rsidRPr="008A3539">
                        <w:rPr>
                          <w:i/>
                          <w:iCs/>
                        </w:rPr>
                        <w:t>…that avoid any circumstances which could cause a reasonable third party to question the auditor’s independence.”</w:t>
                      </w:r>
                    </w:p>
                    <w:p w14:paraId="1341AE09" w14:textId="77777777" w:rsidR="00400199" w:rsidRPr="00B8678C" w:rsidRDefault="00400199" w:rsidP="00527F5C">
                      <w:pPr>
                        <w:pStyle w:val="ListParagraph"/>
                        <w:numPr>
                          <w:ilvl w:val="0"/>
                          <w:numId w:val="24"/>
                        </w:numPr>
                        <w:rPr>
                          <w:i/>
                          <w:iCs/>
                        </w:rPr>
                      </w:pPr>
                      <w:r w:rsidRPr="00B8678C">
                        <w:rPr>
                          <w:i/>
                          <w:iCs/>
                        </w:rPr>
                        <w:t>…that involve oversight bodies to ensure objective evaluation.”</w:t>
                      </w:r>
                    </w:p>
                    <w:p w14:paraId="59BE5148" w14:textId="77777777" w:rsidR="00400199" w:rsidRPr="00F149D1" w:rsidRDefault="00400199" w:rsidP="00527F5C">
                      <w:pPr>
                        <w:pStyle w:val="ListParagraph"/>
                        <w:numPr>
                          <w:ilvl w:val="0"/>
                          <w:numId w:val="24"/>
                        </w:numPr>
                        <w:rPr>
                          <w:i/>
                          <w:iCs/>
                        </w:rPr>
                      </w:pPr>
                      <w:r w:rsidRPr="00F149D1">
                        <w:rPr>
                          <w:i/>
                          <w:iCs/>
                        </w:rPr>
                        <w:t>…that include an external auditor on the team to strengthen independence.”</w:t>
                      </w:r>
                    </w:p>
                  </w:txbxContent>
                </v:textbox>
                <w10:wrap type="square"/>
              </v:shape>
            </w:pict>
          </mc:Fallback>
        </mc:AlternateContent>
      </w:r>
      <w:r>
        <w:br w:type="page"/>
      </w:r>
    </w:p>
    <w:p w14:paraId="7C0E5225" w14:textId="77777777" w:rsidR="001F2E1A" w:rsidRDefault="001F2E1A" w:rsidP="00D82F96">
      <w:pPr>
        <w:pStyle w:val="Heading2"/>
        <w:spacing w:before="0" w:after="0" w:line="240" w:lineRule="auto"/>
        <w:rPr>
          <w:color w:val="002060"/>
        </w:rPr>
        <w:sectPr w:rsidR="001F2E1A">
          <w:headerReference w:type="default" r:id="rId17"/>
          <w:pgSz w:w="12240" w:h="15840"/>
          <w:pgMar w:top="1440" w:right="1440" w:bottom="1440" w:left="1440" w:header="720" w:footer="720" w:gutter="0"/>
          <w:cols w:space="720"/>
          <w:docGrid w:linePitch="360"/>
        </w:sectPr>
      </w:pPr>
      <w:bookmarkStart w:id="123" w:name="_Toc215055872"/>
      <w:bookmarkStart w:id="124" w:name="_Toc215758833"/>
      <w:bookmarkStart w:id="125" w:name="_Toc215760105"/>
      <w:bookmarkStart w:id="126" w:name="_Toc215760308"/>
      <w:bookmarkStart w:id="127" w:name="_Toc215760333"/>
      <w:bookmarkStart w:id="128" w:name="_Toc215760899"/>
    </w:p>
    <w:p w14:paraId="1FDDA6A4" w14:textId="77777777" w:rsidR="00D82F96" w:rsidRPr="000B4F17" w:rsidRDefault="00D82F96" w:rsidP="00D82F96">
      <w:pPr>
        <w:pStyle w:val="Heading2"/>
        <w:spacing w:before="0" w:after="0" w:line="240" w:lineRule="auto"/>
        <w:rPr>
          <w:color w:val="002060"/>
        </w:rPr>
      </w:pPr>
      <w:bookmarkStart w:id="129" w:name="_Toc222064662"/>
      <w:r w:rsidRPr="000B4F17">
        <w:rPr>
          <w:color w:val="002060"/>
        </w:rPr>
        <w:lastRenderedPageBreak/>
        <w:t>Competence</w:t>
      </w:r>
      <w:bookmarkEnd w:id="123"/>
      <w:bookmarkEnd w:id="124"/>
      <w:bookmarkEnd w:id="125"/>
      <w:bookmarkEnd w:id="126"/>
      <w:bookmarkEnd w:id="127"/>
      <w:bookmarkEnd w:id="128"/>
      <w:bookmarkEnd w:id="129"/>
    </w:p>
    <w:p w14:paraId="154E93DC" w14:textId="46AE4981" w:rsidR="00D82F96" w:rsidRPr="00D82F96" w:rsidRDefault="00000000" w:rsidP="00453745">
      <w:bookmarkStart w:id="130" w:name="_Toc215758834"/>
      <w:r>
        <w:pict w14:anchorId="1601F687">
          <v:rect id="_x0000_i1035" style="width:468pt;height:6pt" o:hralign="center" o:hrstd="t" o:hrnoshade="t" o:hr="t" fillcolor="#002060" stroked="f"/>
        </w:pict>
      </w:r>
      <w:bookmarkEnd w:id="130"/>
    </w:p>
    <w:p w14:paraId="028B0DD5" w14:textId="77777777" w:rsidR="00D82F96" w:rsidRPr="000B4F17" w:rsidRDefault="00D82F96" w:rsidP="000B4F17">
      <w:pPr>
        <w:pStyle w:val="Heading3"/>
        <w:rPr>
          <w:color w:val="002060"/>
        </w:rPr>
      </w:pPr>
      <w:bookmarkStart w:id="131" w:name="_Toc215758835"/>
      <w:r w:rsidRPr="000B4F17">
        <w:rPr>
          <w:color w:val="002060"/>
        </w:rPr>
        <w:t>The audit team should collectively possess the necessary knowledge, skills, and experience to conduct an audit effectively and in compliance with professional standards, legal requirements, and the specific context of the election.</w:t>
      </w:r>
      <w:bookmarkEnd w:id="131"/>
    </w:p>
    <w:p w14:paraId="2B9E4C9E" w14:textId="69E32F5A" w:rsidR="00D82F96" w:rsidRPr="00D82F96" w:rsidRDefault="00000000" w:rsidP="00453745">
      <w:bookmarkStart w:id="132" w:name="_Toc215758836"/>
      <w:r>
        <w:pict w14:anchorId="645B4DB7">
          <v:rect id="_x0000_i1036" style="width:468pt;height:6pt" o:hralign="center" o:hrstd="t" o:hrnoshade="t" o:hr="t" fillcolor="#002060" stroked="f"/>
        </w:pict>
      </w:r>
      <w:bookmarkEnd w:id="132"/>
    </w:p>
    <w:p w14:paraId="3227423A" w14:textId="77777777" w:rsidR="00D82F96" w:rsidRPr="000B4F17" w:rsidRDefault="00D82F96" w:rsidP="00453745">
      <w:pPr>
        <w:rPr>
          <w:b/>
          <w:color w:val="002060"/>
        </w:rPr>
      </w:pPr>
      <w:bookmarkStart w:id="133" w:name="_Toc215758837"/>
      <w:r w:rsidRPr="000B4F17">
        <w:rPr>
          <w:b/>
          <w:color w:val="002060"/>
        </w:rPr>
        <w:t>Discussion</w:t>
      </w:r>
      <w:bookmarkEnd w:id="133"/>
    </w:p>
    <w:p w14:paraId="272484E9" w14:textId="7C7DED6E" w:rsidR="00D82F96" w:rsidRDefault="00D82F96" w:rsidP="00D82F96">
      <w:r>
        <w:t xml:space="preserve">When designing or conducting an election audit, it is generally recommended to rely on a competent team of professionals working together, rather than relying on a single auditor. A team approach can help ensure that </w:t>
      </w:r>
      <w:r w:rsidR="00EF10B9">
        <w:t>an</w:t>
      </w:r>
      <w:r>
        <w:t xml:space="preserve"> audit meets the standards of competence by:</w:t>
      </w:r>
    </w:p>
    <w:p w14:paraId="3F0BB051" w14:textId="77777777" w:rsidR="00D82F96" w:rsidRDefault="00D82F96" w:rsidP="00527F5C">
      <w:pPr>
        <w:pStyle w:val="ListParagraph"/>
        <w:numPr>
          <w:ilvl w:val="0"/>
          <w:numId w:val="17"/>
        </w:numPr>
      </w:pPr>
      <w:r w:rsidRPr="00CA1368">
        <w:t>Leveraging diverse expert</w:t>
      </w:r>
      <w:r>
        <w:t xml:space="preserve">s who </w:t>
      </w:r>
      <w:r w:rsidRPr="00BC2B3C">
        <w:t>bring varying knowledge, skills, and qualifications to address distinct audit needs effectively</w:t>
      </w:r>
      <w:r>
        <w:t>;</w:t>
      </w:r>
    </w:p>
    <w:p w14:paraId="3E77ECD1" w14:textId="77777777" w:rsidR="00D82F96" w:rsidRDefault="00D82F96" w:rsidP="00527F5C">
      <w:pPr>
        <w:pStyle w:val="ListParagraph"/>
        <w:numPr>
          <w:ilvl w:val="0"/>
          <w:numId w:val="17"/>
        </w:numPr>
      </w:pPr>
      <w:r w:rsidRPr="00CA1368">
        <w:t>Providing redundancy</w:t>
      </w:r>
      <w:r>
        <w:t xml:space="preserve"> to </w:t>
      </w:r>
      <w:r w:rsidRPr="003C4025">
        <w:t>maintain continuity and quality in case of emergencies or unexpected absences</w:t>
      </w:r>
      <w:r>
        <w:t>; and</w:t>
      </w:r>
    </w:p>
    <w:p w14:paraId="19C4DC27" w14:textId="77777777" w:rsidR="00D82F96" w:rsidRDefault="00D82F96" w:rsidP="00527F5C">
      <w:pPr>
        <w:pStyle w:val="ListParagraph"/>
        <w:numPr>
          <w:ilvl w:val="0"/>
          <w:numId w:val="17"/>
        </w:numPr>
      </w:pPr>
      <w:r>
        <w:t>Providing multiple perspectives;</w:t>
      </w:r>
    </w:p>
    <w:p w14:paraId="303E8FEC" w14:textId="77777777" w:rsidR="00D82F96" w:rsidRDefault="00D82F96" w:rsidP="00527F5C">
      <w:pPr>
        <w:pStyle w:val="ListParagraph"/>
        <w:numPr>
          <w:ilvl w:val="0"/>
          <w:numId w:val="17"/>
        </w:numPr>
      </w:pPr>
      <w:r w:rsidRPr="00CA1368">
        <w:t>Distributing workload</w:t>
      </w:r>
      <w:r>
        <w:t>s to</w:t>
      </w:r>
      <w:r w:rsidRPr="00AE7151">
        <w:t xml:space="preserve"> maintain accuracy and thoroughness without overburdening any individual.</w:t>
      </w:r>
    </w:p>
    <w:p w14:paraId="6B241CB6" w14:textId="77777777" w:rsidR="00D82F96" w:rsidRDefault="00D82F96" w:rsidP="00D82F96">
      <w:r w:rsidRPr="00AE7151">
        <w:rPr>
          <w:rFonts w:ascii="Aptos" w:hAnsi="Aptos"/>
          <w:color w:val="000000"/>
        </w:rPr>
        <w:t xml:space="preserve">Having a team also makes it possible to include </w:t>
      </w:r>
      <w:r>
        <w:rPr>
          <w:rFonts w:ascii="Aptos" w:hAnsi="Aptos"/>
          <w:color w:val="000000"/>
        </w:rPr>
        <w:t>external participants</w:t>
      </w:r>
      <w:r w:rsidRPr="00AE7151">
        <w:rPr>
          <w:rFonts w:ascii="Aptos" w:hAnsi="Aptos"/>
          <w:color w:val="000000"/>
        </w:rPr>
        <w:t xml:space="preserve"> </w:t>
      </w:r>
      <w:r>
        <w:rPr>
          <w:rFonts w:ascii="Aptos" w:hAnsi="Aptos"/>
          <w:color w:val="000000"/>
        </w:rPr>
        <w:t xml:space="preserve">with relevant qualifications </w:t>
      </w:r>
      <w:r w:rsidRPr="00AE7151">
        <w:rPr>
          <w:rFonts w:ascii="Aptos" w:hAnsi="Aptos"/>
          <w:color w:val="000000"/>
        </w:rPr>
        <w:t xml:space="preserve">who can </w:t>
      </w:r>
      <w:r>
        <w:rPr>
          <w:rFonts w:ascii="Aptos" w:hAnsi="Aptos"/>
          <w:color w:val="000000"/>
        </w:rPr>
        <w:t>bring fresh perspectives and enhance objectivity</w:t>
      </w:r>
      <w:r w:rsidRPr="00AE7151">
        <w:rPr>
          <w:rFonts w:ascii="Aptos" w:hAnsi="Aptos"/>
          <w:color w:val="000000"/>
        </w:rPr>
        <w:t xml:space="preserve">. Every audit team member should be capable of making reliable professional decisions </w:t>
      </w:r>
      <w:r>
        <w:rPr>
          <w:rFonts w:ascii="Aptos" w:hAnsi="Aptos"/>
          <w:color w:val="000000"/>
        </w:rPr>
        <w:t xml:space="preserve">based on established ethical principles </w:t>
      </w:r>
      <w:r w:rsidRPr="00AE7151">
        <w:rPr>
          <w:rFonts w:ascii="Aptos" w:hAnsi="Aptos"/>
          <w:color w:val="000000"/>
        </w:rPr>
        <w:t>and following a recognized code of conduct.</w:t>
      </w:r>
    </w:p>
    <w:p w14:paraId="636E52FF" w14:textId="60ABAEA0" w:rsidR="00D82F96" w:rsidRDefault="00D82F96" w:rsidP="00D82F96">
      <w:r>
        <w:t xml:space="preserve">In practice, conducting a successful election audit typically requires involving election officials as part of the audit team. Election administration is a complex and specialized field characterized by a high degree of decentralization. Election law and practice vary significantly from state to state, and election subject matter expertise is often limited to current or former election officials. Many states also have statutory requirements regarding the custody of election equipment, materials, and records, which require election officials to </w:t>
      </w:r>
      <w:proofErr w:type="gramStart"/>
      <w:r>
        <w:t>maintain control over them at all times</w:t>
      </w:r>
      <w:proofErr w:type="gramEnd"/>
      <w:r>
        <w:t xml:space="preserve">. This can limit auditors’ ability to access materials needed for </w:t>
      </w:r>
      <w:r w:rsidR="00415BBB">
        <w:t>an</w:t>
      </w:r>
      <w:r>
        <w:t xml:space="preserve"> audit unless the relevant election officials are involved. </w:t>
      </w:r>
    </w:p>
    <w:p w14:paraId="19114AAB" w14:textId="77777777" w:rsidR="00AF457C" w:rsidRDefault="00AF457C" w:rsidP="00D82F96"/>
    <w:p w14:paraId="7BB5CE42" w14:textId="77777777" w:rsidR="00AF457C" w:rsidRDefault="00AF457C" w:rsidP="00D82F96"/>
    <w:p w14:paraId="1A72FB99" w14:textId="77777777" w:rsidR="00D82F96" w:rsidRPr="00D21FFE" w:rsidRDefault="00D82F96" w:rsidP="00D82F96">
      <w:pPr>
        <w:rPr>
          <w:i/>
        </w:rPr>
      </w:pPr>
      <w:r w:rsidRPr="00D21FFE">
        <w:rPr>
          <w:i/>
        </w:rPr>
        <w:lastRenderedPageBreak/>
        <w:t>Example</w:t>
      </w:r>
    </w:p>
    <w:tbl>
      <w:tblPr>
        <w:tblStyle w:val="TableGrid"/>
        <w:tblW w:w="0" w:type="auto"/>
        <w:jc w:val="center"/>
        <w:tblLook w:val="04A0" w:firstRow="1" w:lastRow="0" w:firstColumn="1" w:lastColumn="0" w:noHBand="0" w:noVBand="1"/>
      </w:tblPr>
      <w:tblGrid>
        <w:gridCol w:w="2245"/>
        <w:gridCol w:w="6580"/>
      </w:tblGrid>
      <w:tr w:rsidR="00D82F96" w14:paraId="116B499C" w14:textId="77777777" w:rsidTr="00170F2C">
        <w:trPr>
          <w:jc w:val="center"/>
        </w:trPr>
        <w:tc>
          <w:tcPr>
            <w:tcW w:w="2245" w:type="dxa"/>
            <w:shd w:val="clear" w:color="auto" w:fill="F2F2F2" w:themeFill="background1" w:themeFillShade="F2"/>
          </w:tcPr>
          <w:p w14:paraId="482AD2D4" w14:textId="77777777" w:rsidR="00D82F96" w:rsidRDefault="00D82F96" w:rsidP="00170F2C">
            <w:pPr>
              <w:rPr>
                <w:b/>
                <w:bCs/>
              </w:rPr>
            </w:pPr>
            <w:r>
              <w:rPr>
                <w:b/>
                <w:bCs/>
              </w:rPr>
              <w:t xml:space="preserve">Audit Type </w:t>
            </w:r>
          </w:p>
        </w:tc>
        <w:tc>
          <w:tcPr>
            <w:tcW w:w="6580" w:type="dxa"/>
            <w:shd w:val="clear" w:color="auto" w:fill="F2F2F2" w:themeFill="background1" w:themeFillShade="F2"/>
          </w:tcPr>
          <w:p w14:paraId="2DE6FC56" w14:textId="77777777" w:rsidR="00D82F96" w:rsidRDefault="00D82F96" w:rsidP="00170F2C">
            <w:pPr>
              <w:rPr>
                <w:b/>
                <w:bCs/>
              </w:rPr>
            </w:pPr>
            <w:r>
              <w:rPr>
                <w:b/>
                <w:bCs/>
              </w:rPr>
              <w:t>Competency Requirements</w:t>
            </w:r>
          </w:p>
        </w:tc>
      </w:tr>
      <w:tr w:rsidR="00D82F96" w14:paraId="4DC3426E" w14:textId="77777777" w:rsidTr="00170F2C">
        <w:trPr>
          <w:jc w:val="center"/>
        </w:trPr>
        <w:tc>
          <w:tcPr>
            <w:tcW w:w="2245" w:type="dxa"/>
          </w:tcPr>
          <w:p w14:paraId="5BF39B65" w14:textId="77777777" w:rsidR="00D82F96" w:rsidRPr="00D60BB4" w:rsidRDefault="00D82F96" w:rsidP="00170F2C">
            <w:r>
              <w:t xml:space="preserve">Procedural </w:t>
            </w:r>
          </w:p>
        </w:tc>
        <w:tc>
          <w:tcPr>
            <w:tcW w:w="6580" w:type="dxa"/>
          </w:tcPr>
          <w:p w14:paraId="2B9D5499" w14:textId="77777777" w:rsidR="00D82F96" w:rsidRPr="00D67B22" w:rsidRDefault="00D82F96" w:rsidP="00170F2C">
            <w:r>
              <w:t>Knowledge of laws, regulations, and standard operating procedures</w:t>
            </w:r>
          </w:p>
        </w:tc>
      </w:tr>
      <w:tr w:rsidR="00D82F96" w14:paraId="1C287C61" w14:textId="77777777" w:rsidTr="00170F2C">
        <w:trPr>
          <w:jc w:val="center"/>
        </w:trPr>
        <w:tc>
          <w:tcPr>
            <w:tcW w:w="2245" w:type="dxa"/>
          </w:tcPr>
          <w:p w14:paraId="56D84F6D" w14:textId="77777777" w:rsidR="00D82F96" w:rsidRPr="000904D5" w:rsidRDefault="00D82F96" w:rsidP="00170F2C">
            <w:r>
              <w:t xml:space="preserve">Voter Registration </w:t>
            </w:r>
          </w:p>
        </w:tc>
        <w:tc>
          <w:tcPr>
            <w:tcW w:w="6580" w:type="dxa"/>
          </w:tcPr>
          <w:p w14:paraId="436BDDCB" w14:textId="77777777" w:rsidR="00D82F96" w:rsidRPr="000904D5" w:rsidRDefault="00D82F96" w:rsidP="00170F2C">
            <w:r>
              <w:t>Knowledge of information technology, election security, and database management</w:t>
            </w:r>
          </w:p>
        </w:tc>
      </w:tr>
    </w:tbl>
    <w:p w14:paraId="58386197" w14:textId="77777777" w:rsidR="00D82F96" w:rsidRDefault="00D82F96" w:rsidP="00D82F96"/>
    <w:p w14:paraId="0604BB38" w14:textId="77777777" w:rsidR="00D82F96" w:rsidRDefault="00D82F96" w:rsidP="00D82F96">
      <w:pPr>
        <w:rPr>
          <w:ins w:id="134" w:author="Michael Raisch" w:date="2026-04-22T20:29:00Z" w16du:dateUtc="2026-04-23T02:29:00Z"/>
        </w:rPr>
      </w:pPr>
      <w:r>
        <w:t xml:space="preserve">The specific combination of competencies required for an audit team will depend on the type of audit being conducted. For example, a procedural audit may require experience with the statutory and regulatory rules governing elections in a particular jurisdiction or familiarity with the standard operating procedures and training materials used in an election office. Auditing a voter registration database may require additional technical skills, including team members with competencies in information technology, election security, and/or database management. Professional auditors from other sectors may also make valuable contributions in designing audit processes, as many of the broad principles of auditing are universally applicable. </w:t>
      </w:r>
    </w:p>
    <w:p w14:paraId="27FA173E" w14:textId="6CD5CE16" w:rsidR="00AD5844" w:rsidRPr="003D7F20" w:rsidRDefault="00AD5844" w:rsidP="00D82F96">
      <w:ins w:id="135" w:author="Michael Raisch" w:date="2026-04-22T20:29:00Z" w16du:dateUtc="2026-04-23T02:29:00Z">
        <w:r w:rsidRPr="003D7F20">
          <w:t xml:space="preserve">Regarding areas that require specialized skills, </w:t>
        </w:r>
      </w:ins>
      <w:ins w:id="136" w:author="Michael Raisch" w:date="2026-04-22T20:30:00Z" w16du:dateUtc="2026-04-23T02:30:00Z">
        <w:r w:rsidRPr="003D7F20">
          <w:t xml:space="preserve">such as using statistical methods to determine sample sizes and what races </w:t>
        </w:r>
      </w:ins>
      <w:ins w:id="137" w:author="Michael Raisch" w:date="2026-04-22T20:31:00Z" w16du:dateUtc="2026-04-23T02:31:00Z">
        <w:r w:rsidR="005C4631" w:rsidRPr="003D7F20">
          <w:t xml:space="preserve">are </w:t>
        </w:r>
      </w:ins>
      <w:ins w:id="138" w:author="Michael Raisch" w:date="2026-04-22T20:30:00Z" w16du:dateUtc="2026-04-23T02:30:00Z">
        <w:r w:rsidRPr="003D7F20">
          <w:t xml:space="preserve">to be audited, </w:t>
        </w:r>
        <w:r w:rsidR="005C4631" w:rsidRPr="003D7F20">
          <w:t>outside experts</w:t>
        </w:r>
      </w:ins>
      <w:ins w:id="139" w:author="Michael Raisch" w:date="2026-04-22T20:32:00Z" w16du:dateUtc="2026-04-23T02:32:00Z">
        <w:r w:rsidR="005C4631" w:rsidRPr="003D7F20">
          <w:t xml:space="preserve"> (</w:t>
        </w:r>
      </w:ins>
      <w:ins w:id="140" w:author="Michael Raisch" w:date="2026-04-22T20:30:00Z" w16du:dateUtc="2026-04-23T02:30:00Z">
        <w:r w:rsidR="005C4631" w:rsidRPr="003D7F20">
          <w:t>such as qualified statisticians</w:t>
        </w:r>
      </w:ins>
      <w:ins w:id="141" w:author="Michael Raisch" w:date="2026-04-22T20:32:00Z" w16du:dateUtc="2026-04-23T02:32:00Z">
        <w:r w:rsidR="005C4631" w:rsidRPr="003D7F20">
          <w:t>)</w:t>
        </w:r>
      </w:ins>
      <w:ins w:id="142" w:author="Michael Raisch" w:date="2026-04-22T20:30:00Z" w16du:dateUtc="2026-04-23T02:30:00Z">
        <w:r w:rsidR="005C4631" w:rsidRPr="003D7F20">
          <w:t xml:space="preserve"> should </w:t>
        </w:r>
      </w:ins>
      <w:ins w:id="143" w:author="Michael Raisch" w:date="2026-04-22T20:31:00Z" w16du:dateUtc="2026-04-23T02:31:00Z">
        <w:r w:rsidR="005C4631" w:rsidRPr="003D7F20">
          <w:t xml:space="preserve">be consulted. </w:t>
        </w:r>
      </w:ins>
      <w:ins w:id="144" w:author="Michael Raisch" w:date="2026-04-22T20:32:00Z" w16du:dateUtc="2026-04-23T02:32:00Z">
        <w:r w:rsidR="005C4631" w:rsidRPr="003D7F20">
          <w:t xml:space="preserve"> These important decisions should be made by the Independent Audit Comm</w:t>
        </w:r>
      </w:ins>
      <w:ins w:id="145" w:author="Michael Raisch" w:date="2026-04-22T20:33:00Z" w16du:dateUtc="2026-04-23T02:33:00Z">
        <w:r w:rsidR="005C4631" w:rsidRPr="003D7F20">
          <w:t>ittee.</w:t>
        </w:r>
      </w:ins>
      <w:ins w:id="146" w:author="Michael Raisch" w:date="2026-04-22T20:31:00Z" w16du:dateUtc="2026-04-23T02:31:00Z">
        <w:r w:rsidR="005C4631" w:rsidRPr="003D7F20">
          <w:t xml:space="preserve">  </w:t>
        </w:r>
      </w:ins>
    </w:p>
    <w:p w14:paraId="7E8F1341" w14:textId="77777777" w:rsidR="00D82F96" w:rsidRPr="000B4F17" w:rsidRDefault="00D82F96" w:rsidP="00D82F96">
      <w:pPr>
        <w:rPr>
          <w:color w:val="002060"/>
        </w:rPr>
      </w:pPr>
      <w:r w:rsidRPr="000B4F17">
        <w:rPr>
          <w:color w:val="002060"/>
        </w:rPr>
        <w:t>Considerations</w:t>
      </w:r>
    </w:p>
    <w:p w14:paraId="51E2A27E" w14:textId="57D33CF0" w:rsidR="00D82F96" w:rsidRDefault="00D82F96" w:rsidP="00D82F96">
      <w:r w:rsidRPr="003E42E2">
        <w:t xml:space="preserve">Building </w:t>
      </w:r>
      <w:r w:rsidR="00C30238" w:rsidRPr="003E42E2">
        <w:t>a</w:t>
      </w:r>
      <w:r w:rsidRPr="003E42E2">
        <w:t xml:space="preserve"> </w:t>
      </w:r>
      <w:r w:rsidR="00C30238" w:rsidRPr="003E42E2">
        <w:t>successful</w:t>
      </w:r>
      <w:r w:rsidRPr="003E42E2">
        <w:t xml:space="preserve"> audit team requires more than just assembling people</w:t>
      </w:r>
      <w:r>
        <w:t>; i</w:t>
      </w:r>
      <w:r w:rsidRPr="003E42E2">
        <w:t xml:space="preserve">t involves </w:t>
      </w:r>
      <w:r>
        <w:t>striking a balance between</w:t>
      </w:r>
      <w:r w:rsidRPr="003E42E2">
        <w:t xml:space="preserve"> access, independence, and expertise while managing operational realities. </w:t>
      </w:r>
      <w:r>
        <w:t>Some things to consider when building competent election audit teams include:</w:t>
      </w:r>
    </w:p>
    <w:p w14:paraId="7E809B9A" w14:textId="77777777" w:rsidR="00D82F96" w:rsidRDefault="00D82F96" w:rsidP="00527F5C">
      <w:pPr>
        <w:pStyle w:val="ListParagraph"/>
        <w:numPr>
          <w:ilvl w:val="0"/>
          <w:numId w:val="18"/>
        </w:numPr>
      </w:pPr>
      <w:r w:rsidRPr="00A53BF6">
        <w:t xml:space="preserve">Involving election officials is often necessary for expertise and custody requirements, but independence </w:t>
      </w:r>
      <w:r>
        <w:t>should</w:t>
      </w:r>
      <w:r w:rsidRPr="00A53BF6">
        <w:t xml:space="preserve"> be preserved.</w:t>
      </w:r>
    </w:p>
    <w:p w14:paraId="26DE6F5D" w14:textId="77777777" w:rsidR="00D82F96" w:rsidRDefault="00D82F96" w:rsidP="00527F5C">
      <w:pPr>
        <w:pStyle w:val="ListParagraph"/>
        <w:numPr>
          <w:ilvl w:val="0"/>
          <w:numId w:val="18"/>
        </w:numPr>
      </w:pPr>
      <w:r w:rsidRPr="0059073C">
        <w:t>A</w:t>
      </w:r>
      <w:r>
        <w:t>n audit</w:t>
      </w:r>
      <w:r w:rsidRPr="0059073C">
        <w:t xml:space="preserve"> team with varied backgrounds and perspectives helps reduce bias and </w:t>
      </w:r>
      <w:r>
        <w:t>strengthen</w:t>
      </w:r>
      <w:r w:rsidRPr="0059073C">
        <w:t xml:space="preserve"> </w:t>
      </w:r>
      <w:r>
        <w:t>objectivity</w:t>
      </w:r>
      <w:r w:rsidRPr="0059073C">
        <w:t>.</w:t>
      </w:r>
    </w:p>
    <w:p w14:paraId="3E63058C" w14:textId="77777777" w:rsidR="00D82F96" w:rsidRDefault="00D82F96" w:rsidP="00527F5C">
      <w:pPr>
        <w:pStyle w:val="ListParagraph"/>
        <w:numPr>
          <w:ilvl w:val="0"/>
          <w:numId w:val="18"/>
        </w:numPr>
      </w:pPr>
      <w:r>
        <w:t xml:space="preserve">Audit team members should have the right skill sets for specific audit types. </w:t>
      </w:r>
    </w:p>
    <w:p w14:paraId="77D89FA0" w14:textId="3262CFE1" w:rsidR="00D82F96" w:rsidRPr="000B4F17" w:rsidRDefault="00D82F96" w:rsidP="00D82F96">
      <w:pPr>
        <w:rPr>
          <w:color w:val="002060"/>
        </w:rPr>
      </w:pPr>
      <w:r w:rsidRPr="000B4F17">
        <w:rPr>
          <w:noProof/>
        </w:rPr>
        <w:lastRenderedPageBreak/>
        <mc:AlternateContent>
          <mc:Choice Requires="wps">
            <w:drawing>
              <wp:anchor distT="45720" distB="45720" distL="114300" distR="114300" simplePos="0" relativeHeight="251658250" behindDoc="0" locked="0" layoutInCell="1" allowOverlap="1" wp14:anchorId="1C894C5A" wp14:editId="1D802A53">
                <wp:simplePos x="0" y="0"/>
                <wp:positionH relativeFrom="column">
                  <wp:posOffset>-19050</wp:posOffset>
                </wp:positionH>
                <wp:positionV relativeFrom="paragraph">
                  <wp:posOffset>381635</wp:posOffset>
                </wp:positionV>
                <wp:extent cx="5657850" cy="1404620"/>
                <wp:effectExtent l="0" t="0" r="19050" b="24765"/>
                <wp:wrapSquare wrapText="bothSides"/>
                <wp:docPr id="897843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1404620"/>
                        </a:xfrm>
                        <a:prstGeom prst="rect">
                          <a:avLst/>
                        </a:prstGeom>
                        <a:solidFill>
                          <a:schemeClr val="bg1">
                            <a:lumMod val="95000"/>
                          </a:schemeClr>
                        </a:solidFill>
                        <a:ln w="9525">
                          <a:solidFill>
                            <a:srgbClr val="000000"/>
                          </a:solidFill>
                          <a:miter lim="800000"/>
                          <a:headEnd/>
                          <a:tailEnd/>
                        </a:ln>
                      </wps:spPr>
                      <wps:txbx>
                        <w:txbxContent>
                          <w:p w14:paraId="1DC159EC" w14:textId="2BDC7721" w:rsidR="00D82F96" w:rsidRPr="006A3E34" w:rsidRDefault="00D82F96" w:rsidP="00D82F96">
                            <w:pPr>
                              <w:rPr>
                                <w:i/>
                                <w:iCs/>
                              </w:rPr>
                            </w:pPr>
                            <w:r w:rsidRPr="006A3E34">
                              <w:rPr>
                                <w:i/>
                                <w:iCs/>
                              </w:rPr>
                              <w:t xml:space="preserve">“For the standard of </w:t>
                            </w:r>
                            <w:r>
                              <w:rPr>
                                <w:b/>
                                <w:bCs/>
                                <w:i/>
                                <w:iCs/>
                              </w:rPr>
                              <w:t>c</w:t>
                            </w:r>
                            <w:r w:rsidRPr="006A3E34">
                              <w:rPr>
                                <w:b/>
                                <w:bCs/>
                                <w:i/>
                                <w:iCs/>
                              </w:rPr>
                              <w:t>ompetence</w:t>
                            </w:r>
                            <w:r w:rsidRPr="006A3E34">
                              <w:rPr>
                                <w:i/>
                                <w:iCs/>
                              </w:rPr>
                              <w:t xml:space="preserve">, we </w:t>
                            </w:r>
                            <w:r>
                              <w:rPr>
                                <w:i/>
                                <w:iCs/>
                              </w:rPr>
                              <w:t>conduct</w:t>
                            </w:r>
                            <w:r w:rsidRPr="006A3E34">
                              <w:rPr>
                                <w:i/>
                                <w:iCs/>
                              </w:rPr>
                              <w:t xml:space="preserve"> audits… (for example)</w:t>
                            </w:r>
                          </w:p>
                          <w:p w14:paraId="1DA3708D" w14:textId="77777777" w:rsidR="00D82F96" w:rsidRPr="0090317A" w:rsidRDefault="00D82F96" w:rsidP="00527F5C">
                            <w:pPr>
                              <w:pStyle w:val="ListParagraph"/>
                              <w:numPr>
                                <w:ilvl w:val="0"/>
                                <w:numId w:val="16"/>
                              </w:numPr>
                              <w:rPr>
                                <w:i/>
                                <w:iCs/>
                                <w:color w:val="000000" w:themeColor="text1"/>
                              </w:rPr>
                            </w:pPr>
                            <w:r w:rsidRPr="0090317A">
                              <w:rPr>
                                <w:i/>
                                <w:iCs/>
                                <w:color w:val="000000" w:themeColor="text1"/>
                              </w:rPr>
                              <w:t xml:space="preserve">…that include an experienced election </w:t>
                            </w:r>
                            <w:r>
                              <w:rPr>
                                <w:i/>
                                <w:iCs/>
                                <w:color w:val="000000" w:themeColor="text1"/>
                              </w:rPr>
                              <w:t>official</w:t>
                            </w:r>
                            <w:r w:rsidRPr="0090317A">
                              <w:rPr>
                                <w:i/>
                                <w:iCs/>
                                <w:color w:val="000000" w:themeColor="text1"/>
                              </w:rPr>
                              <w:t xml:space="preserve"> to ensure compliance with technical and legal requirements.”</w:t>
                            </w:r>
                          </w:p>
                          <w:p w14:paraId="2221A572" w14:textId="77777777" w:rsidR="00D82F96" w:rsidRPr="00197ACB" w:rsidRDefault="00D82F96" w:rsidP="00527F5C">
                            <w:pPr>
                              <w:pStyle w:val="ListParagraph"/>
                              <w:numPr>
                                <w:ilvl w:val="0"/>
                                <w:numId w:val="16"/>
                              </w:numPr>
                              <w:rPr>
                                <w:i/>
                                <w:iCs/>
                              </w:rPr>
                            </w:pPr>
                            <w:r w:rsidRPr="00197ACB">
                              <w:rPr>
                                <w:i/>
                                <w:iCs/>
                                <w:color w:val="000000" w:themeColor="text1"/>
                              </w:rPr>
                              <w:t xml:space="preserve">…designed with input from an audit professional to strengthen methodology and </w:t>
                            </w:r>
                            <w:r>
                              <w:rPr>
                                <w:i/>
                                <w:iCs/>
                                <w:color w:val="000000" w:themeColor="text1"/>
                              </w:rPr>
                              <w:t>processes</w:t>
                            </w:r>
                            <w:r w:rsidRPr="00197ACB">
                              <w:rPr>
                                <w:i/>
                                <w:iCs/>
                                <w:color w:val="000000" w:themeColor="text1"/>
                              </w:rPr>
                              <w:t>.”</w:t>
                            </w:r>
                          </w:p>
                          <w:p w14:paraId="7FD4C02E" w14:textId="77777777" w:rsidR="00D82F96" w:rsidRPr="00535B61" w:rsidRDefault="00D82F96" w:rsidP="00527F5C">
                            <w:pPr>
                              <w:pStyle w:val="ListParagraph"/>
                              <w:numPr>
                                <w:ilvl w:val="0"/>
                                <w:numId w:val="16"/>
                              </w:numPr>
                              <w:rPr>
                                <w:i/>
                                <w:iCs/>
                              </w:rPr>
                            </w:pPr>
                            <w:r w:rsidRPr="00535B61">
                              <w:rPr>
                                <w:i/>
                                <w:iCs/>
                                <w:color w:val="000000" w:themeColor="text1"/>
                              </w:rPr>
                              <w:t>…conducted by individuals with demonstrated knowledge of election practices specific to the state or jurisdiction.”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894C5A" id="_x0000_s1034" type="#_x0000_t202" style="position:absolute;margin-left:-1.5pt;margin-top:30.05pt;width:445.5pt;height:110.6pt;z-index:25165825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" fillcolor="#f2f2f2 [3052]">
                <v:textbox style="mso-fit-shape-to-text:t">
                  <w:txbxContent>
                    <w:p w14:paraId="1DC159EC" w14:textId="2BDC7721" w:rsidR="00D82F96" w:rsidRPr="006A3E34" w:rsidRDefault="00D82F96" w:rsidP="00D82F96">
                      <w:pPr>
                        <w:rPr>
                          <w:i/>
                          <w:iCs/>
                        </w:rPr>
                      </w:pPr>
                      <w:r w:rsidRPr="006A3E34">
                        <w:rPr>
                          <w:i/>
                          <w:iCs/>
                        </w:rPr>
                        <w:t xml:space="preserve">“For the standard of </w:t>
                      </w:r>
                      <w:r>
                        <w:rPr>
                          <w:b/>
                          <w:bCs/>
                          <w:i/>
                          <w:iCs/>
                        </w:rPr>
                        <w:t>c</w:t>
                      </w:r>
                      <w:r w:rsidRPr="006A3E34">
                        <w:rPr>
                          <w:b/>
                          <w:bCs/>
                          <w:i/>
                          <w:iCs/>
                        </w:rPr>
                        <w:t>ompetence</w:t>
                      </w:r>
                      <w:r w:rsidRPr="006A3E34">
                        <w:rPr>
                          <w:i/>
                          <w:iCs/>
                        </w:rPr>
                        <w:t xml:space="preserve">, we </w:t>
                      </w:r>
                      <w:r>
                        <w:rPr>
                          <w:i/>
                          <w:iCs/>
                        </w:rPr>
                        <w:t>conduct</w:t>
                      </w:r>
                      <w:r w:rsidRPr="006A3E34">
                        <w:rPr>
                          <w:i/>
                          <w:iCs/>
                        </w:rPr>
                        <w:t xml:space="preserve"> audits… (for example)</w:t>
                      </w:r>
                    </w:p>
                    <w:p w14:paraId="1DA3708D" w14:textId="77777777" w:rsidR="00D82F96" w:rsidRPr="0090317A" w:rsidRDefault="00D82F96" w:rsidP="00527F5C">
                      <w:pPr>
                        <w:pStyle w:val="ListParagraph"/>
                        <w:numPr>
                          <w:ilvl w:val="0"/>
                          <w:numId w:val="16"/>
                        </w:numPr>
                        <w:rPr>
                          <w:i/>
                          <w:iCs/>
                          <w:color w:val="000000" w:themeColor="text1"/>
                        </w:rPr>
                      </w:pPr>
                      <w:r w:rsidRPr="0090317A">
                        <w:rPr>
                          <w:i/>
                          <w:iCs/>
                          <w:color w:val="000000" w:themeColor="text1"/>
                        </w:rPr>
                        <w:t xml:space="preserve">…that include an experienced election </w:t>
                      </w:r>
                      <w:r>
                        <w:rPr>
                          <w:i/>
                          <w:iCs/>
                          <w:color w:val="000000" w:themeColor="text1"/>
                        </w:rPr>
                        <w:t>official</w:t>
                      </w:r>
                      <w:r w:rsidRPr="0090317A">
                        <w:rPr>
                          <w:i/>
                          <w:iCs/>
                          <w:color w:val="000000" w:themeColor="text1"/>
                        </w:rPr>
                        <w:t xml:space="preserve"> to ensure compliance with technical and legal requirements.”</w:t>
                      </w:r>
                    </w:p>
                    <w:p w14:paraId="2221A572" w14:textId="77777777" w:rsidR="00D82F96" w:rsidRPr="00197ACB" w:rsidRDefault="00D82F96" w:rsidP="00527F5C">
                      <w:pPr>
                        <w:pStyle w:val="ListParagraph"/>
                        <w:numPr>
                          <w:ilvl w:val="0"/>
                          <w:numId w:val="16"/>
                        </w:numPr>
                        <w:rPr>
                          <w:i/>
                          <w:iCs/>
                        </w:rPr>
                      </w:pPr>
                      <w:r w:rsidRPr="00197ACB">
                        <w:rPr>
                          <w:i/>
                          <w:iCs/>
                          <w:color w:val="000000" w:themeColor="text1"/>
                        </w:rPr>
                        <w:t xml:space="preserve">…designed with input from an audit professional to strengthen methodology and </w:t>
                      </w:r>
                      <w:r>
                        <w:rPr>
                          <w:i/>
                          <w:iCs/>
                          <w:color w:val="000000" w:themeColor="text1"/>
                        </w:rPr>
                        <w:t>processes</w:t>
                      </w:r>
                      <w:r w:rsidRPr="00197ACB">
                        <w:rPr>
                          <w:i/>
                          <w:iCs/>
                          <w:color w:val="000000" w:themeColor="text1"/>
                        </w:rPr>
                        <w:t>.”</w:t>
                      </w:r>
                    </w:p>
                    <w:p w14:paraId="7FD4C02E" w14:textId="77777777" w:rsidR="00D82F96" w:rsidRPr="00535B61" w:rsidRDefault="00D82F96" w:rsidP="00527F5C">
                      <w:pPr>
                        <w:pStyle w:val="ListParagraph"/>
                        <w:numPr>
                          <w:ilvl w:val="0"/>
                          <w:numId w:val="16"/>
                        </w:numPr>
                        <w:rPr>
                          <w:i/>
                          <w:iCs/>
                        </w:rPr>
                      </w:pPr>
                      <w:r w:rsidRPr="00535B61">
                        <w:rPr>
                          <w:i/>
                          <w:iCs/>
                          <w:color w:val="000000" w:themeColor="text1"/>
                        </w:rPr>
                        <w:t>…conducted by individuals with demonstrated knowledge of election practices specific to the state or jurisdiction.”</w:t>
                      </w:r>
                    </w:p>
                  </w:txbxContent>
                </v:textbox>
                <w10:wrap type="square"/>
              </v:shape>
            </w:pict>
          </mc:Fallback>
        </mc:AlternateContent>
      </w:r>
      <w:r w:rsidRPr="000B4F17">
        <w:rPr>
          <w:color w:val="002060"/>
        </w:rPr>
        <w:t>Sample Language</w:t>
      </w:r>
    </w:p>
    <w:p w14:paraId="0434F1E2" w14:textId="0E6ACDB8" w:rsidR="00D82F96" w:rsidRPr="00015938" w:rsidRDefault="00D82F96" w:rsidP="00D82F96"/>
    <w:p w14:paraId="307B8CAB" w14:textId="77777777" w:rsidR="00D82F96" w:rsidRPr="000B4F17" w:rsidRDefault="00D82F96" w:rsidP="00D82F96">
      <w:pPr>
        <w:pStyle w:val="Heading2"/>
        <w:spacing w:before="0" w:after="0" w:line="240" w:lineRule="auto"/>
        <w:rPr>
          <w:color w:val="002060"/>
        </w:rPr>
      </w:pPr>
      <w:bookmarkStart w:id="147" w:name="_Toc215055874"/>
      <w:bookmarkStart w:id="148" w:name="_Toc215758838"/>
      <w:bookmarkStart w:id="149" w:name="_Toc215760106"/>
      <w:bookmarkStart w:id="150" w:name="_Toc215760309"/>
      <w:bookmarkStart w:id="151" w:name="_Toc215760334"/>
      <w:bookmarkStart w:id="152" w:name="_Toc215760900"/>
      <w:bookmarkStart w:id="153" w:name="_Toc222064663"/>
      <w:r w:rsidRPr="000B4F17">
        <w:rPr>
          <w:color w:val="002060"/>
        </w:rPr>
        <w:t>Standardization</w:t>
      </w:r>
      <w:bookmarkEnd w:id="147"/>
      <w:bookmarkEnd w:id="148"/>
      <w:bookmarkEnd w:id="149"/>
      <w:bookmarkEnd w:id="150"/>
      <w:bookmarkEnd w:id="151"/>
      <w:bookmarkEnd w:id="152"/>
      <w:bookmarkEnd w:id="153"/>
    </w:p>
    <w:p w14:paraId="0ED05AFC" w14:textId="11F97C84" w:rsidR="00D82F96" w:rsidRPr="000B4F17" w:rsidRDefault="00000000" w:rsidP="00453745">
      <w:bookmarkStart w:id="154" w:name="_Toc215758839"/>
      <w:r>
        <w:pict w14:anchorId="2FBA0A12">
          <v:rect id="_x0000_i1037" style="width:468pt;height:6pt" o:hralign="center" o:hrstd="t" o:hrnoshade="t" o:hr="t" fillcolor="#002060" stroked="f"/>
        </w:pict>
      </w:r>
      <w:bookmarkEnd w:id="154"/>
    </w:p>
    <w:p w14:paraId="6A3F275F" w14:textId="77777777" w:rsidR="00D82F96" w:rsidRPr="00AC046D" w:rsidRDefault="00D82F96" w:rsidP="000B4F17">
      <w:pPr>
        <w:pStyle w:val="Heading3"/>
        <w:rPr>
          <w:color w:val="002060"/>
        </w:rPr>
      </w:pPr>
      <w:bookmarkStart w:id="155" w:name="_Toc215758840"/>
      <w:r w:rsidRPr="00AC046D">
        <w:rPr>
          <w:color w:val="002060"/>
        </w:rPr>
        <w:t>Audits should be a standardized part of the election process that can be planned for in the regular course of election preparation.</w:t>
      </w:r>
      <w:bookmarkEnd w:id="155"/>
    </w:p>
    <w:p w14:paraId="13D65FB3" w14:textId="621C7AE0" w:rsidR="00D82F96" w:rsidRPr="000B4F17" w:rsidRDefault="00000000" w:rsidP="00453745">
      <w:bookmarkStart w:id="156" w:name="_Toc215758841"/>
      <w:r>
        <w:pict w14:anchorId="0F212C35">
          <v:rect id="_x0000_i1038" style="width:468pt;height:6pt" o:hralign="center" o:hrstd="t" o:hrnoshade="t" o:hr="t" fillcolor="#002060" stroked="f"/>
        </w:pict>
      </w:r>
      <w:bookmarkEnd w:id="156"/>
    </w:p>
    <w:p w14:paraId="222216FE" w14:textId="77777777" w:rsidR="00D82F96" w:rsidRPr="000B4F17" w:rsidRDefault="00D82F96" w:rsidP="00453745">
      <w:pPr>
        <w:rPr>
          <w:b/>
          <w:color w:val="002060"/>
        </w:rPr>
      </w:pPr>
      <w:bookmarkStart w:id="157" w:name="_Toc215758842"/>
      <w:r w:rsidRPr="000B4F17">
        <w:rPr>
          <w:b/>
          <w:color w:val="002060"/>
        </w:rPr>
        <w:t>Discussion</w:t>
      </w:r>
      <w:bookmarkEnd w:id="157"/>
    </w:p>
    <w:p w14:paraId="10D8D442" w14:textId="31511F39" w:rsidR="00D82F96" w:rsidRDefault="00D82F96" w:rsidP="00D82F96">
      <w:r w:rsidRPr="007D2AED">
        <w:t xml:space="preserve">Planning and preparation are essential for successful election audits, just as they are for any other component of the election process. </w:t>
      </w:r>
      <w:r w:rsidRPr="00415B31">
        <w:rPr>
          <w:rFonts w:ascii="Aptos" w:hAnsi="Aptos"/>
          <w:color w:val="000000"/>
        </w:rPr>
        <w:t xml:space="preserve">Using standard procedures </w:t>
      </w:r>
      <w:r w:rsidR="00AD5C04">
        <w:rPr>
          <w:rFonts w:ascii="Aptos" w:hAnsi="Aptos"/>
          <w:color w:val="000000"/>
        </w:rPr>
        <w:t>can help</w:t>
      </w:r>
      <w:r w:rsidR="00AD5C04" w:rsidRPr="00415B31">
        <w:rPr>
          <w:rFonts w:ascii="Aptos" w:hAnsi="Aptos"/>
          <w:color w:val="000000"/>
        </w:rPr>
        <w:t xml:space="preserve"> </w:t>
      </w:r>
      <w:r w:rsidRPr="00415B31">
        <w:rPr>
          <w:rFonts w:ascii="Aptos" w:hAnsi="Aptos"/>
          <w:color w:val="000000"/>
        </w:rPr>
        <w:t>ensure officials know exactly what needs to be done</w:t>
      </w:r>
      <w:r w:rsidRPr="004C3149">
        <w:t xml:space="preserve">, </w:t>
      </w:r>
      <w:r>
        <w:t xml:space="preserve">providing them with sufficient details about the work involved so that they can plan accordingly. </w:t>
      </w:r>
      <w:r w:rsidRPr="00415B31">
        <w:rPr>
          <w:rFonts w:ascii="Aptos" w:hAnsi="Aptos"/>
          <w:color w:val="000000"/>
        </w:rPr>
        <w:t xml:space="preserve">By making audits a regular and expected part of </w:t>
      </w:r>
      <w:r>
        <w:rPr>
          <w:rFonts w:ascii="Aptos" w:hAnsi="Aptos"/>
          <w:color w:val="000000"/>
        </w:rPr>
        <w:t>the election process, administrators can better allocate resources, such as additional space or personnel, and comply with legal requirements</w:t>
      </w:r>
      <w:r>
        <w:t xml:space="preserve">. Consistent auditing demonstrates to the public </w:t>
      </w:r>
      <w:r w:rsidRPr="00EB52A9">
        <w:t>a commitment to accountability and continuous improvement in election administration.</w:t>
      </w:r>
    </w:p>
    <w:p w14:paraId="6953B47A" w14:textId="54E35D30" w:rsidR="00D82F96" w:rsidRDefault="00AD5C04" w:rsidP="00D82F96">
      <w:r>
        <w:t>One</w:t>
      </w:r>
      <w:r w:rsidR="00D82F96" w:rsidRPr="0043421D">
        <w:t xml:space="preserve"> approach to standardizing election audits is to establish comprehensive checklists and detailed </w:t>
      </w:r>
      <w:r w:rsidR="00D82F96">
        <w:t>S</w:t>
      </w:r>
      <w:r w:rsidR="00D82F96" w:rsidRPr="0043421D">
        <w:t xml:space="preserve">tandard </w:t>
      </w:r>
      <w:r w:rsidR="00D82F96">
        <w:t>O</w:t>
      </w:r>
      <w:r w:rsidR="00D82F96" w:rsidRPr="0043421D">
        <w:t xml:space="preserve">perating </w:t>
      </w:r>
      <w:r w:rsidR="00D82F96">
        <w:t>P</w:t>
      </w:r>
      <w:r w:rsidR="00D82F96" w:rsidRPr="0043421D">
        <w:t>rocedures (SOPs) for aspect</w:t>
      </w:r>
      <w:r>
        <w:t>s</w:t>
      </w:r>
      <w:r w:rsidR="00D82F96" w:rsidRPr="0043421D">
        <w:t xml:space="preserve"> of </w:t>
      </w:r>
      <w:r w:rsidR="00D82F96">
        <w:t xml:space="preserve">an </w:t>
      </w:r>
      <w:r w:rsidR="00D82F96" w:rsidRPr="0043421D">
        <w:t>audit</w:t>
      </w:r>
      <w:r>
        <w:t xml:space="preserve"> that remain unchanged from year to year</w:t>
      </w:r>
      <w:r w:rsidR="00D82F96" w:rsidRPr="0043421D">
        <w:t xml:space="preserve">. These resources clearly </w:t>
      </w:r>
      <w:r w:rsidR="00D82F96">
        <w:t xml:space="preserve">outline each phase of </w:t>
      </w:r>
      <w:r w:rsidR="00E713C5">
        <w:t>an</w:t>
      </w:r>
      <w:r w:rsidR="00D82F96">
        <w:t xml:space="preserve"> audit. For example, for a tabulation audit, this could include SOPs for securing ballots and verifying the chain of custody, documenting discrepancies, and</w:t>
      </w:r>
      <w:r w:rsidR="00D82F96" w:rsidRPr="0043421D">
        <w:t xml:space="preserve"> compiling and publishing final reports. By outlining specific steps, officials can ensure every audit follows a consistent process. Additionally, SOPs </w:t>
      </w:r>
      <w:r w:rsidR="00D82F96">
        <w:t>can help</w:t>
      </w:r>
      <w:r w:rsidR="00D82F96" w:rsidRPr="0043421D">
        <w:t xml:space="preserve"> provide straightforward guidelines for handling unexpected issues or exceptions that may arise during </w:t>
      </w:r>
      <w:r w:rsidR="0058631E">
        <w:t>an</w:t>
      </w:r>
      <w:r w:rsidR="00D82F96" w:rsidRPr="0043421D">
        <w:t xml:space="preserve"> audit. The use of these </w:t>
      </w:r>
      <w:r w:rsidR="00D82F96" w:rsidRPr="0043421D">
        <w:lastRenderedPageBreak/>
        <w:t xml:space="preserve">standardized tools streamlines </w:t>
      </w:r>
      <w:r w:rsidR="00D82F96">
        <w:t>staff training</w:t>
      </w:r>
      <w:r w:rsidR="00D82F96" w:rsidRPr="0043421D">
        <w:t xml:space="preserve">, minimizes the risk of error, and fosters predictable procedures that build public trust. </w:t>
      </w:r>
    </w:p>
    <w:p w14:paraId="4B3F979E" w14:textId="7DBA2A04" w:rsidR="00D82F96" w:rsidRDefault="00D82F96" w:rsidP="00D82F96">
      <w:r w:rsidRPr="00664F3D">
        <w:rPr>
          <w:rFonts w:ascii="Aptos" w:hAnsi="Aptos"/>
          <w:color w:val="000000"/>
        </w:rPr>
        <w:t xml:space="preserve">Standardizing audits does not </w:t>
      </w:r>
      <w:r>
        <w:rPr>
          <w:rFonts w:ascii="Aptos" w:hAnsi="Aptos"/>
          <w:color w:val="000000"/>
        </w:rPr>
        <w:t xml:space="preserve">necessarily </w:t>
      </w:r>
      <w:r w:rsidRPr="00664F3D">
        <w:rPr>
          <w:rFonts w:ascii="Aptos" w:hAnsi="Aptos"/>
          <w:color w:val="000000"/>
        </w:rPr>
        <w:t xml:space="preserve">require that every audit detail be announced </w:t>
      </w:r>
      <w:r>
        <w:rPr>
          <w:rFonts w:ascii="Aptos" w:hAnsi="Aptos"/>
          <w:color w:val="000000"/>
        </w:rPr>
        <w:t>in advance</w:t>
      </w:r>
      <w:r w:rsidRPr="00664F3D">
        <w:rPr>
          <w:rFonts w:ascii="Aptos" w:hAnsi="Aptos"/>
          <w:color w:val="000000"/>
        </w:rPr>
        <w:t xml:space="preserve">. For </w:t>
      </w:r>
      <w:r w:rsidR="00AE50BF">
        <w:rPr>
          <w:rFonts w:ascii="Aptos" w:hAnsi="Aptos"/>
          <w:color w:val="000000"/>
        </w:rPr>
        <w:t>example</w:t>
      </w:r>
      <w:r w:rsidRPr="00664F3D">
        <w:rPr>
          <w:rFonts w:ascii="Aptos" w:hAnsi="Aptos"/>
          <w:color w:val="000000"/>
        </w:rPr>
        <w:t xml:space="preserve">, a state election office might perform process or procedural audits on local election offices without revealing which ones will be reviewed in advance. This approach </w:t>
      </w:r>
      <w:r>
        <w:rPr>
          <w:rFonts w:ascii="Aptos" w:hAnsi="Aptos"/>
          <w:color w:val="000000"/>
        </w:rPr>
        <w:t xml:space="preserve">enables each local election office to prepare for an audit if needed, regardless of whether they are </w:t>
      </w:r>
      <w:r w:rsidR="00AF4EEA">
        <w:rPr>
          <w:rFonts w:ascii="Aptos" w:hAnsi="Aptos"/>
          <w:color w:val="000000"/>
        </w:rPr>
        <w:t>selected</w:t>
      </w:r>
      <w:r w:rsidRPr="00664F3D">
        <w:rPr>
          <w:rFonts w:ascii="Aptos" w:hAnsi="Aptos"/>
          <w:color w:val="000000"/>
        </w:rPr>
        <w:t xml:space="preserve"> </w:t>
      </w:r>
      <w:r w:rsidR="00AF4EEA">
        <w:rPr>
          <w:rFonts w:ascii="Aptos" w:hAnsi="Aptos"/>
          <w:color w:val="000000"/>
        </w:rPr>
        <w:t>for the audit</w:t>
      </w:r>
      <w:r w:rsidRPr="00664F3D">
        <w:rPr>
          <w:rFonts w:ascii="Aptos" w:hAnsi="Aptos"/>
          <w:color w:val="000000"/>
        </w:rPr>
        <w:t>.</w:t>
      </w:r>
    </w:p>
    <w:p w14:paraId="61A8666F" w14:textId="77777777" w:rsidR="00D82F96" w:rsidRPr="000B4F17" w:rsidRDefault="00D82F96" w:rsidP="00D82F96">
      <w:pPr>
        <w:rPr>
          <w:color w:val="002060"/>
        </w:rPr>
      </w:pPr>
      <w:r w:rsidRPr="000B4F17">
        <w:rPr>
          <w:color w:val="002060"/>
        </w:rPr>
        <w:t>Considerations</w:t>
      </w:r>
    </w:p>
    <w:p w14:paraId="146E8898" w14:textId="77777777" w:rsidR="00D82F96" w:rsidRPr="004312CC" w:rsidRDefault="00D82F96" w:rsidP="00D82F96">
      <w:r>
        <w:t xml:space="preserve">While standardization is crucial for election audits, procedures must also remain flexible enough to accommodate unforeseen circumstances. </w:t>
      </w:r>
      <w:r w:rsidRPr="004312CC">
        <w:t>Here are key points to keep in mind:</w:t>
      </w:r>
    </w:p>
    <w:p w14:paraId="6F7AE1A5" w14:textId="77777777" w:rsidR="00D82F96" w:rsidRDefault="00D82F96" w:rsidP="00527F5C">
      <w:pPr>
        <w:numPr>
          <w:ilvl w:val="0"/>
          <w:numId w:val="23"/>
        </w:numPr>
        <w:spacing w:afterLines="800" w:after="1920"/>
        <w:contextualSpacing/>
      </w:pPr>
      <w:r w:rsidRPr="004312CC">
        <w:t xml:space="preserve">If audits are new or significantly changed, </w:t>
      </w:r>
      <w:r>
        <w:t>officials may consider running</w:t>
      </w:r>
      <w:r w:rsidRPr="004312CC">
        <w:t xml:space="preserve"> a pilot </w:t>
      </w:r>
      <w:r>
        <w:t xml:space="preserve">of the </w:t>
      </w:r>
      <w:r w:rsidRPr="004312CC">
        <w:t xml:space="preserve">audit </w:t>
      </w:r>
      <w:r>
        <w:t>to</w:t>
      </w:r>
      <w:r w:rsidRPr="004312CC">
        <w:t xml:space="preserve"> help identify resource needs and potential challenges</w:t>
      </w:r>
      <w:r>
        <w:t xml:space="preserve"> before formal adoption</w:t>
      </w:r>
      <w:r w:rsidRPr="004312CC">
        <w:t>.</w:t>
      </w:r>
    </w:p>
    <w:p w14:paraId="582F5A25" w14:textId="34D1BC93" w:rsidR="00D82F96" w:rsidRDefault="00D82F96" w:rsidP="00527F5C">
      <w:pPr>
        <w:numPr>
          <w:ilvl w:val="0"/>
          <w:numId w:val="23"/>
        </w:numPr>
        <w:spacing w:after="0"/>
        <w:contextualSpacing/>
        <w:rPr>
          <w:rFonts w:ascii="Aptos" w:hAnsi="Aptos"/>
          <w:color w:val="000000"/>
        </w:rPr>
      </w:pPr>
      <w:r w:rsidRPr="0077734F">
        <w:rPr>
          <w:rFonts w:ascii="Aptos" w:hAnsi="Aptos"/>
          <w:color w:val="000000"/>
        </w:rPr>
        <w:t xml:space="preserve">State laws or regulations restrict some election information from being shared publicly. Officials should only disclose </w:t>
      </w:r>
      <w:r>
        <w:rPr>
          <w:rFonts w:ascii="Aptos" w:hAnsi="Aptos"/>
          <w:color w:val="000000"/>
        </w:rPr>
        <w:t>information that</w:t>
      </w:r>
      <w:r w:rsidRPr="0077734F">
        <w:rPr>
          <w:rFonts w:ascii="Aptos" w:hAnsi="Aptos"/>
          <w:color w:val="000000"/>
        </w:rPr>
        <w:t xml:space="preserve"> is legally allowed.</w:t>
      </w:r>
    </w:p>
    <w:p w14:paraId="2BA22A2A" w14:textId="77777777" w:rsidR="00D82F96" w:rsidRDefault="00D82F96" w:rsidP="00527F5C">
      <w:pPr>
        <w:numPr>
          <w:ilvl w:val="0"/>
          <w:numId w:val="23"/>
        </w:numPr>
        <w:spacing w:after="0"/>
        <w:contextualSpacing/>
        <w:rPr>
          <w:rFonts w:ascii="Aptos" w:hAnsi="Aptos"/>
          <w:color w:val="000000"/>
        </w:rPr>
      </w:pPr>
      <w:r w:rsidRPr="00180102">
        <w:rPr>
          <w:rFonts w:ascii="Aptos" w:hAnsi="Aptos"/>
          <w:color w:val="000000"/>
        </w:rPr>
        <w:t>Standardization should not prevent local adaptation; procedures may need to be tailored to fit the size, resources, or statutory requirements of each jurisdiction.</w:t>
      </w:r>
    </w:p>
    <w:p w14:paraId="0738563E" w14:textId="77777777" w:rsidR="00D82F96" w:rsidRDefault="00D82F96" w:rsidP="00527F5C">
      <w:pPr>
        <w:numPr>
          <w:ilvl w:val="0"/>
          <w:numId w:val="23"/>
        </w:numPr>
        <w:spacing w:after="0"/>
        <w:contextualSpacing/>
        <w:rPr>
          <w:rFonts w:ascii="Aptos" w:hAnsi="Aptos"/>
          <w:color w:val="000000"/>
        </w:rPr>
      </w:pPr>
      <w:r w:rsidRPr="00187001">
        <w:rPr>
          <w:rFonts w:ascii="Aptos" w:hAnsi="Aptos"/>
          <w:color w:val="000000"/>
        </w:rPr>
        <w:t>When exceptions to standard procedures are necessary, deviations should be documented and justified to maintain transparency and accountability.</w:t>
      </w:r>
    </w:p>
    <w:p w14:paraId="175138DB" w14:textId="77777777" w:rsidR="00D82F96" w:rsidRDefault="00D82F96" w:rsidP="00D82F96">
      <w:pPr>
        <w:rPr>
          <w:rFonts w:ascii="Aptos" w:hAnsi="Aptos"/>
          <w:color w:val="000000"/>
        </w:rPr>
      </w:pPr>
    </w:p>
    <w:p w14:paraId="21FEE31B" w14:textId="77777777" w:rsidR="00D82F96" w:rsidRPr="00814F32" w:rsidRDefault="00D82F96" w:rsidP="00D82F96">
      <w:pPr>
        <w:rPr>
          <w:rFonts w:ascii="Aptos" w:hAnsi="Aptos"/>
          <w:color w:val="000000"/>
        </w:rPr>
      </w:pPr>
      <w:r w:rsidRPr="00814F32">
        <w:rPr>
          <w:noProof/>
          <w:color w:val="002060"/>
        </w:rPr>
        <mc:AlternateContent>
          <mc:Choice Requires="wps">
            <w:drawing>
              <wp:anchor distT="45720" distB="45720" distL="114300" distR="114300" simplePos="0" relativeHeight="251658249" behindDoc="0" locked="0" layoutInCell="1" allowOverlap="1" wp14:anchorId="4A5B4977" wp14:editId="2B1E3F16">
                <wp:simplePos x="0" y="0"/>
                <wp:positionH relativeFrom="column">
                  <wp:posOffset>66675</wp:posOffset>
                </wp:positionH>
                <wp:positionV relativeFrom="paragraph">
                  <wp:posOffset>396240</wp:posOffset>
                </wp:positionV>
                <wp:extent cx="5753100" cy="1404620"/>
                <wp:effectExtent l="0" t="0" r="19050" b="24765"/>
                <wp:wrapSquare wrapText="bothSides"/>
                <wp:docPr id="481656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404620"/>
                        </a:xfrm>
                        <a:prstGeom prst="rect">
                          <a:avLst/>
                        </a:prstGeom>
                        <a:solidFill>
                          <a:schemeClr val="bg1">
                            <a:lumMod val="95000"/>
                          </a:schemeClr>
                        </a:solidFill>
                        <a:ln w="9525">
                          <a:solidFill>
                            <a:srgbClr val="000000"/>
                          </a:solidFill>
                          <a:miter lim="800000"/>
                          <a:headEnd/>
                          <a:tailEnd/>
                        </a:ln>
                      </wps:spPr>
                      <wps:txbx>
                        <w:txbxContent>
                          <w:p w14:paraId="06A9B4AA" w14:textId="77777777" w:rsidR="00D82F96" w:rsidRPr="00F71E6F" w:rsidRDefault="00D82F96" w:rsidP="00D82F96">
                            <w:pPr>
                              <w:rPr>
                                <w:i/>
                                <w:iCs/>
                              </w:rPr>
                            </w:pPr>
                            <w:r w:rsidRPr="00F71E6F">
                              <w:rPr>
                                <w:i/>
                                <w:iCs/>
                              </w:rPr>
                              <w:t xml:space="preserve">“For the standard of </w:t>
                            </w:r>
                            <w:r>
                              <w:rPr>
                                <w:b/>
                                <w:bCs/>
                                <w:i/>
                                <w:iCs/>
                              </w:rPr>
                              <w:t>s</w:t>
                            </w:r>
                            <w:r w:rsidRPr="00F71E6F">
                              <w:rPr>
                                <w:b/>
                                <w:bCs/>
                                <w:i/>
                                <w:iCs/>
                              </w:rPr>
                              <w:t>tandardization</w:t>
                            </w:r>
                            <w:r w:rsidRPr="00F71E6F">
                              <w:rPr>
                                <w:i/>
                                <w:iCs/>
                              </w:rPr>
                              <w:t xml:space="preserve">, we </w:t>
                            </w:r>
                            <w:r>
                              <w:rPr>
                                <w:i/>
                                <w:iCs/>
                              </w:rPr>
                              <w:t>conduct</w:t>
                            </w:r>
                            <w:r w:rsidRPr="00F71E6F">
                              <w:rPr>
                                <w:i/>
                                <w:iCs/>
                              </w:rPr>
                              <w:t xml:space="preserve"> audits… (for example)</w:t>
                            </w:r>
                          </w:p>
                          <w:p w14:paraId="37849535" w14:textId="77777777" w:rsidR="00D82F96" w:rsidRPr="0014638D" w:rsidRDefault="00D82F96" w:rsidP="00527F5C">
                            <w:pPr>
                              <w:pStyle w:val="ListParagraph"/>
                              <w:numPr>
                                <w:ilvl w:val="0"/>
                                <w:numId w:val="22"/>
                              </w:numPr>
                              <w:rPr>
                                <w:i/>
                                <w:iCs/>
                              </w:rPr>
                            </w:pPr>
                            <w:r w:rsidRPr="0014638D">
                              <w:rPr>
                                <w:i/>
                                <w:iCs/>
                              </w:rPr>
                              <w:t xml:space="preserve">…where officials are familiar with procedures in advance and </w:t>
                            </w:r>
                            <w:r>
                              <w:rPr>
                                <w:i/>
                                <w:iCs/>
                              </w:rPr>
                              <w:t xml:space="preserve">so they </w:t>
                            </w:r>
                            <w:r w:rsidRPr="0014638D">
                              <w:rPr>
                                <w:i/>
                                <w:iCs/>
                              </w:rPr>
                              <w:t>can accurately estimate the resources required for completion.”</w:t>
                            </w:r>
                          </w:p>
                          <w:p w14:paraId="745CD59D" w14:textId="77777777" w:rsidR="00D82F96" w:rsidRPr="00952373" w:rsidRDefault="00D82F96" w:rsidP="00527F5C">
                            <w:pPr>
                              <w:pStyle w:val="ListParagraph"/>
                              <w:numPr>
                                <w:ilvl w:val="0"/>
                                <w:numId w:val="22"/>
                              </w:numPr>
                              <w:rPr>
                                <w:i/>
                                <w:iCs/>
                              </w:rPr>
                            </w:pPr>
                            <w:r w:rsidRPr="00952373">
                              <w:rPr>
                                <w:i/>
                                <w:iCs/>
                              </w:rPr>
                              <w:t xml:space="preserve">…supported by Standard Operating Procedures that are published </w:t>
                            </w:r>
                            <w:r>
                              <w:rPr>
                                <w:i/>
                                <w:iCs/>
                              </w:rPr>
                              <w:t>before</w:t>
                            </w:r>
                            <w:r w:rsidRPr="00952373">
                              <w:rPr>
                                <w:i/>
                                <w:iCs/>
                              </w:rPr>
                              <w:t xml:space="preserve"> the election, ensuring clarity and consistency.”</w:t>
                            </w:r>
                          </w:p>
                          <w:p w14:paraId="287BCD31" w14:textId="77777777" w:rsidR="00D82F96" w:rsidRPr="00D01055" w:rsidRDefault="00D82F96" w:rsidP="00527F5C">
                            <w:pPr>
                              <w:pStyle w:val="ListParagraph"/>
                              <w:numPr>
                                <w:ilvl w:val="0"/>
                                <w:numId w:val="22"/>
                              </w:numPr>
                              <w:rPr>
                                <w:i/>
                                <w:iCs/>
                              </w:rPr>
                            </w:pPr>
                            <w:r>
                              <w:rPr>
                                <w:i/>
                                <w:iCs/>
                              </w:rPr>
                              <w:t>…</w:t>
                            </w:r>
                            <w:r w:rsidRPr="00D01055">
                              <w:rPr>
                                <w:i/>
                                <w:iCs/>
                              </w:rPr>
                              <w:t>where all staff receive training using detailed checklists to guarantee uniform application of procedures.”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5B4977" id="_x0000_s1035" type="#_x0000_t202" style="position:absolute;margin-left:5.25pt;margin-top:31.2pt;width:453pt;height:110.6pt;z-index:25165824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" fillcolor="#f2f2f2 [3052]">
                <v:textbox style="mso-fit-shape-to-text:t">
                  <w:txbxContent>
                    <w:p w14:paraId="06A9B4AA" w14:textId="77777777" w:rsidR="00D82F96" w:rsidRPr="00F71E6F" w:rsidRDefault="00D82F96" w:rsidP="00D82F96">
                      <w:pPr>
                        <w:rPr>
                          <w:i/>
                          <w:iCs/>
                        </w:rPr>
                      </w:pPr>
                      <w:r w:rsidRPr="00F71E6F">
                        <w:rPr>
                          <w:i/>
                          <w:iCs/>
                        </w:rPr>
                        <w:t xml:space="preserve">“For the standard of </w:t>
                      </w:r>
                      <w:r>
                        <w:rPr>
                          <w:b/>
                          <w:bCs/>
                          <w:i/>
                          <w:iCs/>
                        </w:rPr>
                        <w:t>s</w:t>
                      </w:r>
                      <w:r w:rsidRPr="00F71E6F">
                        <w:rPr>
                          <w:b/>
                          <w:bCs/>
                          <w:i/>
                          <w:iCs/>
                        </w:rPr>
                        <w:t>tandardization</w:t>
                      </w:r>
                      <w:r w:rsidRPr="00F71E6F">
                        <w:rPr>
                          <w:i/>
                          <w:iCs/>
                        </w:rPr>
                        <w:t xml:space="preserve">, we </w:t>
                      </w:r>
                      <w:r>
                        <w:rPr>
                          <w:i/>
                          <w:iCs/>
                        </w:rPr>
                        <w:t>conduct</w:t>
                      </w:r>
                      <w:r w:rsidRPr="00F71E6F">
                        <w:rPr>
                          <w:i/>
                          <w:iCs/>
                        </w:rPr>
                        <w:t xml:space="preserve"> audits… (for example)</w:t>
                      </w:r>
                    </w:p>
                    <w:p w14:paraId="37849535" w14:textId="77777777" w:rsidR="00D82F96" w:rsidRPr="0014638D" w:rsidRDefault="00D82F96" w:rsidP="00527F5C">
                      <w:pPr>
                        <w:pStyle w:val="ListParagraph"/>
                        <w:numPr>
                          <w:ilvl w:val="0"/>
                          <w:numId w:val="22"/>
                        </w:numPr>
                        <w:rPr>
                          <w:i/>
                          <w:iCs/>
                        </w:rPr>
                      </w:pPr>
                      <w:r w:rsidRPr="0014638D">
                        <w:rPr>
                          <w:i/>
                          <w:iCs/>
                        </w:rPr>
                        <w:t xml:space="preserve">…where officials are familiar with procedures in advance and </w:t>
                      </w:r>
                      <w:r>
                        <w:rPr>
                          <w:i/>
                          <w:iCs/>
                        </w:rPr>
                        <w:t xml:space="preserve">so they </w:t>
                      </w:r>
                      <w:r w:rsidRPr="0014638D">
                        <w:rPr>
                          <w:i/>
                          <w:iCs/>
                        </w:rPr>
                        <w:t>can accurately estimate the resources required for completion.”</w:t>
                      </w:r>
                    </w:p>
                    <w:p w14:paraId="745CD59D" w14:textId="77777777" w:rsidR="00D82F96" w:rsidRPr="00952373" w:rsidRDefault="00D82F96" w:rsidP="00527F5C">
                      <w:pPr>
                        <w:pStyle w:val="ListParagraph"/>
                        <w:numPr>
                          <w:ilvl w:val="0"/>
                          <w:numId w:val="22"/>
                        </w:numPr>
                        <w:rPr>
                          <w:i/>
                          <w:iCs/>
                        </w:rPr>
                      </w:pPr>
                      <w:r w:rsidRPr="00952373">
                        <w:rPr>
                          <w:i/>
                          <w:iCs/>
                        </w:rPr>
                        <w:t xml:space="preserve">…supported by Standard Operating Procedures that are published </w:t>
                      </w:r>
                      <w:r>
                        <w:rPr>
                          <w:i/>
                          <w:iCs/>
                        </w:rPr>
                        <w:t>before</w:t>
                      </w:r>
                      <w:r w:rsidRPr="00952373">
                        <w:rPr>
                          <w:i/>
                          <w:iCs/>
                        </w:rPr>
                        <w:t xml:space="preserve"> the election, ensuring clarity and consistency.”</w:t>
                      </w:r>
                    </w:p>
                    <w:p w14:paraId="287BCD31" w14:textId="77777777" w:rsidR="00D82F96" w:rsidRPr="00D01055" w:rsidRDefault="00D82F96" w:rsidP="00527F5C">
                      <w:pPr>
                        <w:pStyle w:val="ListParagraph"/>
                        <w:numPr>
                          <w:ilvl w:val="0"/>
                          <w:numId w:val="22"/>
                        </w:numPr>
                        <w:rPr>
                          <w:i/>
                          <w:iCs/>
                        </w:rPr>
                      </w:pPr>
                      <w:r>
                        <w:rPr>
                          <w:i/>
                          <w:iCs/>
                        </w:rPr>
                        <w:t>…</w:t>
                      </w:r>
                      <w:r w:rsidRPr="00D01055">
                        <w:rPr>
                          <w:i/>
                          <w:iCs/>
                        </w:rPr>
                        <w:t>where all staff receive training using detailed checklists to guarantee uniform application of procedures.”</w:t>
                      </w:r>
                    </w:p>
                  </w:txbxContent>
                </v:textbox>
                <w10:wrap type="square"/>
              </v:shape>
            </w:pict>
          </mc:Fallback>
        </mc:AlternateContent>
      </w:r>
      <w:r w:rsidRPr="00814F32">
        <w:rPr>
          <w:rFonts w:ascii="Aptos" w:hAnsi="Aptos"/>
          <w:color w:val="002060"/>
        </w:rPr>
        <w:t>Sample Language</w:t>
      </w:r>
      <w:r w:rsidRPr="00814F32">
        <w:rPr>
          <w:rFonts w:ascii="Aptos" w:hAnsi="Aptos"/>
          <w:color w:val="000000"/>
        </w:rPr>
        <w:br w:type="page"/>
      </w:r>
    </w:p>
    <w:p w14:paraId="4DA17DD9" w14:textId="77777777" w:rsidR="001F2E1A" w:rsidRDefault="001F2E1A" w:rsidP="00D82F96">
      <w:pPr>
        <w:pStyle w:val="Heading2"/>
        <w:spacing w:before="0" w:after="0" w:line="240" w:lineRule="auto"/>
        <w:rPr>
          <w:color w:val="002060"/>
        </w:rPr>
        <w:sectPr w:rsidR="001F2E1A">
          <w:headerReference w:type="default" r:id="rId18"/>
          <w:pgSz w:w="12240" w:h="15840"/>
          <w:pgMar w:top="1440" w:right="1440" w:bottom="1440" w:left="1440" w:header="720" w:footer="720" w:gutter="0"/>
          <w:cols w:space="720"/>
          <w:docGrid w:linePitch="360"/>
        </w:sectPr>
      </w:pPr>
      <w:bookmarkStart w:id="158" w:name="_Toc215055870"/>
      <w:bookmarkStart w:id="159" w:name="_Toc215758844"/>
      <w:bookmarkStart w:id="160" w:name="_Toc215760108"/>
      <w:bookmarkStart w:id="161" w:name="_Toc215760311"/>
      <w:bookmarkStart w:id="162" w:name="_Toc215760336"/>
      <w:bookmarkStart w:id="163" w:name="_Toc215760902"/>
    </w:p>
    <w:p w14:paraId="2577CAB7" w14:textId="38F0265F" w:rsidR="00D82F96" w:rsidRPr="00814F32" w:rsidRDefault="00D82F96" w:rsidP="00D82F96">
      <w:pPr>
        <w:pStyle w:val="Heading2"/>
        <w:spacing w:before="0" w:after="0" w:line="240" w:lineRule="auto"/>
        <w:rPr>
          <w:color w:val="002060"/>
        </w:rPr>
      </w:pPr>
      <w:bookmarkStart w:id="164" w:name="_Toc222064664"/>
      <w:r w:rsidRPr="00814F32">
        <w:rPr>
          <w:color w:val="002060"/>
        </w:rPr>
        <w:lastRenderedPageBreak/>
        <w:t>Appropriateness</w:t>
      </w:r>
      <w:bookmarkEnd w:id="158"/>
      <w:bookmarkEnd w:id="159"/>
      <w:bookmarkEnd w:id="160"/>
      <w:bookmarkEnd w:id="161"/>
      <w:bookmarkEnd w:id="162"/>
      <w:bookmarkEnd w:id="163"/>
      <w:bookmarkEnd w:id="164"/>
    </w:p>
    <w:p w14:paraId="7FA89044" w14:textId="6D36C5CB" w:rsidR="00D82F96" w:rsidRDefault="00000000" w:rsidP="00453745">
      <w:bookmarkStart w:id="165" w:name="_Toc215758845"/>
      <w:r>
        <w:pict w14:anchorId="5F7457C6">
          <v:rect id="_x0000_i1039" style="width:468pt;height:6pt" o:hralign="center" o:hrstd="t" o:hrnoshade="t" o:hr="t" fillcolor="#002060" stroked="f"/>
        </w:pict>
      </w:r>
      <w:bookmarkEnd w:id="165"/>
    </w:p>
    <w:p w14:paraId="0021B49E" w14:textId="4C49BA3B" w:rsidR="00D82F96" w:rsidRPr="00814F32" w:rsidRDefault="0067761C" w:rsidP="00453745">
      <w:pPr>
        <w:rPr>
          <w:rStyle w:val="Heading1Char"/>
        </w:rPr>
      </w:pPr>
      <w:bookmarkStart w:id="166" w:name="_Toc215758847"/>
      <w:r w:rsidRPr="0067761C">
        <w:rPr>
          <w:rStyle w:val="Heading3Char"/>
          <w:color w:val="002060"/>
        </w:rPr>
        <w:t>The scope, evidence, and methods of the audit should be clearly defined and correspond to the goals of the audit.</w:t>
      </w:r>
      <w:r w:rsidRPr="0067761C">
        <w:rPr>
          <w:color w:val="002060"/>
        </w:rPr>
        <w:t xml:space="preserve"> </w:t>
      </w:r>
      <w:r w:rsidR="00000000">
        <w:pict w14:anchorId="0D584244">
          <v:rect id="_x0000_i1040" style="width:468pt;height:6pt" o:hralign="center" o:hrstd="t" o:hrnoshade="t" o:hr="t" fillcolor="#002060" stroked="f"/>
        </w:pict>
      </w:r>
      <w:bookmarkEnd w:id="166"/>
    </w:p>
    <w:p w14:paraId="27FC6BA8" w14:textId="77777777" w:rsidR="00D82F96" w:rsidRDefault="00D82F96" w:rsidP="00D82F96">
      <w:bookmarkStart w:id="167" w:name="_Toc215758848"/>
      <w:r w:rsidRPr="00561E03">
        <w:rPr>
          <w:b/>
          <w:color w:val="002060"/>
        </w:rPr>
        <w:t>Discussion</w:t>
      </w:r>
      <w:bookmarkEnd w:id="167"/>
      <w:r>
        <w:br/>
        <w:t>An appropriately scoped election audit will not cover every aspect of an election. Instead, officials often conduct multiple audits to examine different processes. Each audit should have:</w:t>
      </w:r>
    </w:p>
    <w:p w14:paraId="19BADF6E" w14:textId="77777777" w:rsidR="00D82F96" w:rsidRDefault="00D82F96" w:rsidP="00D82F96">
      <w:pPr>
        <w:pStyle w:val="ListParagraph"/>
        <w:numPr>
          <w:ilvl w:val="0"/>
          <w:numId w:val="14"/>
        </w:numPr>
      </w:pPr>
      <w:r>
        <w:t>Specific rationale for why a particular subject is being examined;</w:t>
      </w:r>
    </w:p>
    <w:p w14:paraId="311A38CF" w14:textId="77777777" w:rsidR="00D82F96" w:rsidRDefault="00D82F96" w:rsidP="00D82F96">
      <w:pPr>
        <w:pStyle w:val="ListParagraph"/>
        <w:numPr>
          <w:ilvl w:val="0"/>
          <w:numId w:val="14"/>
        </w:numPr>
      </w:pPr>
      <w:r>
        <w:t xml:space="preserve">An explanation of how such examination serves the public good; and </w:t>
      </w:r>
    </w:p>
    <w:p w14:paraId="5602195E" w14:textId="77777777" w:rsidR="00D82F96" w:rsidRDefault="00D82F96" w:rsidP="00D82F96">
      <w:pPr>
        <w:pStyle w:val="ListParagraph"/>
        <w:numPr>
          <w:ilvl w:val="0"/>
          <w:numId w:val="14"/>
        </w:numPr>
      </w:pPr>
      <w:r>
        <w:t xml:space="preserve">Enough resources to support the audit. </w:t>
      </w:r>
    </w:p>
    <w:p w14:paraId="2993FF85" w14:textId="017DE101" w:rsidR="00D82F96" w:rsidRDefault="00D82F96" w:rsidP="00D82F96">
      <w:r w:rsidRPr="001B30DB">
        <w:rPr>
          <w:rFonts w:ascii="Aptos" w:hAnsi="Aptos"/>
          <w:color w:val="000000"/>
        </w:rPr>
        <w:t xml:space="preserve">An audit may be conducted on a specific process because it is new or </w:t>
      </w:r>
      <w:r>
        <w:rPr>
          <w:rFonts w:ascii="Aptos" w:hAnsi="Aptos"/>
          <w:color w:val="000000"/>
        </w:rPr>
        <w:t xml:space="preserve">has been recently updated, aiming to verify that the </w:t>
      </w:r>
      <w:r w:rsidRPr="001B30DB">
        <w:rPr>
          <w:rFonts w:ascii="Aptos" w:hAnsi="Aptos"/>
          <w:color w:val="000000"/>
        </w:rPr>
        <w:t xml:space="preserve">changes were </w:t>
      </w:r>
      <w:r>
        <w:rPr>
          <w:rFonts w:ascii="Aptos" w:hAnsi="Aptos"/>
          <w:color w:val="000000"/>
        </w:rPr>
        <w:t>applied correctly</w:t>
      </w:r>
      <w:r w:rsidRPr="001B30DB">
        <w:rPr>
          <w:rFonts w:ascii="Aptos" w:hAnsi="Aptos"/>
          <w:color w:val="000000"/>
        </w:rPr>
        <w:t xml:space="preserve">. Alternatively, an audit might routinely review the most crucial aspects of a process to ensure election integrity and reassure the public. Regardless of the reason for choosing a particular audit focus, officials should clearly communicate both the purpose of </w:t>
      </w:r>
      <w:r w:rsidR="00002811">
        <w:rPr>
          <w:rFonts w:ascii="Aptos" w:hAnsi="Aptos"/>
          <w:color w:val="000000"/>
        </w:rPr>
        <w:t>an</w:t>
      </w:r>
      <w:r w:rsidRPr="001B30DB">
        <w:rPr>
          <w:rFonts w:ascii="Aptos" w:hAnsi="Aptos"/>
          <w:color w:val="000000"/>
        </w:rPr>
        <w:t xml:space="preserve"> audit and its benefits to the public.</w:t>
      </w:r>
    </w:p>
    <w:p w14:paraId="2DBE5906" w14:textId="66401491" w:rsidR="00D82F96" w:rsidRDefault="00D82F96" w:rsidP="00D82F96">
      <w:pPr>
        <w:rPr>
          <w:rFonts w:ascii="Aptos" w:hAnsi="Aptos"/>
          <w:color w:val="000000"/>
        </w:rPr>
      </w:pPr>
      <w:r w:rsidRPr="003E407F">
        <w:rPr>
          <w:rFonts w:ascii="Aptos" w:hAnsi="Aptos"/>
          <w:color w:val="000000"/>
        </w:rPr>
        <w:t xml:space="preserve">Officials should provide a clear explanation of why specific evidence is chosen for an audit, ensuring it is both relevant and sufficient to meet the audit’s </w:t>
      </w:r>
      <w:r w:rsidR="00A143C8">
        <w:rPr>
          <w:rFonts w:ascii="Aptos" w:hAnsi="Aptos"/>
          <w:color w:val="000000"/>
        </w:rPr>
        <w:t>goal</w:t>
      </w:r>
      <w:r w:rsidRPr="003E407F">
        <w:rPr>
          <w:rFonts w:ascii="Aptos" w:hAnsi="Aptos"/>
          <w:color w:val="000000"/>
        </w:rPr>
        <w:t xml:space="preserve">s. The kind of evidence, sample size, and sampling method should align with </w:t>
      </w:r>
      <w:r w:rsidR="00400389">
        <w:rPr>
          <w:rFonts w:ascii="Aptos" w:hAnsi="Aptos"/>
          <w:color w:val="000000"/>
        </w:rPr>
        <w:t>an</w:t>
      </w:r>
      <w:r w:rsidRPr="003E407F">
        <w:rPr>
          <w:rFonts w:ascii="Aptos" w:hAnsi="Aptos"/>
          <w:color w:val="000000"/>
        </w:rPr>
        <w:t xml:space="preserve"> audit’s purpose. For audits </w:t>
      </w:r>
      <w:r>
        <w:rPr>
          <w:rFonts w:ascii="Aptos" w:hAnsi="Aptos"/>
          <w:color w:val="000000"/>
        </w:rPr>
        <w:t>intended to yield general conclusions about items such as</w:t>
      </w:r>
      <w:r w:rsidRPr="003E407F">
        <w:rPr>
          <w:rFonts w:ascii="Aptos" w:hAnsi="Aptos"/>
          <w:color w:val="000000"/>
        </w:rPr>
        <w:t xml:space="preserve"> ballots or voting equipment, random sampling is typically necessary for reliable results. If there are concerns about a specific part of the process, focusing the sample on that </w:t>
      </w:r>
      <w:proofErr w:type="gramStart"/>
      <w:r>
        <w:rPr>
          <w:rFonts w:ascii="Aptos" w:hAnsi="Aptos"/>
          <w:color w:val="000000"/>
        </w:rPr>
        <w:t xml:space="preserve">particular </w:t>
      </w:r>
      <w:r w:rsidRPr="003E407F">
        <w:rPr>
          <w:rFonts w:ascii="Aptos" w:hAnsi="Aptos"/>
          <w:color w:val="000000"/>
        </w:rPr>
        <w:t>area</w:t>
      </w:r>
      <w:proofErr w:type="gramEnd"/>
      <w:r w:rsidRPr="003E407F">
        <w:rPr>
          <w:rFonts w:ascii="Aptos" w:hAnsi="Aptos"/>
          <w:color w:val="000000"/>
        </w:rPr>
        <w:t xml:space="preserve"> may be more appropriate.</w:t>
      </w:r>
    </w:p>
    <w:p w14:paraId="7A6A0E7F" w14:textId="4D3D2ACA" w:rsidR="00D82F96" w:rsidRDefault="00AE55C8" w:rsidP="00D82F96">
      <w:r>
        <w:rPr>
          <w:rFonts w:ascii="Aptos" w:hAnsi="Aptos"/>
          <w:color w:val="000000"/>
        </w:rPr>
        <w:t xml:space="preserve">An </w:t>
      </w:r>
      <w:proofErr w:type="gramStart"/>
      <w:r>
        <w:rPr>
          <w:rFonts w:ascii="Aptos" w:hAnsi="Aptos"/>
          <w:color w:val="000000"/>
        </w:rPr>
        <w:t>a</w:t>
      </w:r>
      <w:r w:rsidR="00D82F96" w:rsidRPr="003E407F">
        <w:rPr>
          <w:rFonts w:ascii="Aptos" w:hAnsi="Aptos"/>
          <w:color w:val="000000"/>
        </w:rPr>
        <w:t>udit</w:t>
      </w:r>
      <w:r>
        <w:rPr>
          <w:rFonts w:ascii="Aptos" w:hAnsi="Aptos"/>
          <w:color w:val="000000"/>
        </w:rPr>
        <w:t>’s</w:t>
      </w:r>
      <w:proofErr w:type="gramEnd"/>
      <w:r w:rsidR="00D82F96" w:rsidRPr="003E407F">
        <w:rPr>
          <w:rFonts w:ascii="Aptos" w:hAnsi="Aptos"/>
          <w:color w:val="000000"/>
        </w:rPr>
        <w:t xml:space="preserve"> methodolog</w:t>
      </w:r>
      <w:r w:rsidR="00D82F96">
        <w:rPr>
          <w:rFonts w:ascii="Aptos" w:hAnsi="Aptos"/>
          <w:color w:val="000000"/>
        </w:rPr>
        <w:t>y</w:t>
      </w:r>
      <w:r w:rsidR="00D82F96" w:rsidRPr="003E407F">
        <w:rPr>
          <w:rFonts w:ascii="Aptos" w:hAnsi="Aptos"/>
          <w:color w:val="000000"/>
        </w:rPr>
        <w:t xml:space="preserve"> must also be carefully developed to address the </w:t>
      </w:r>
      <w:r w:rsidR="00D82F96">
        <w:rPr>
          <w:rFonts w:ascii="Aptos" w:hAnsi="Aptos"/>
          <w:color w:val="000000"/>
        </w:rPr>
        <w:t>r</w:t>
      </w:r>
      <w:r w:rsidR="00D82F96" w:rsidRPr="003E407F">
        <w:rPr>
          <w:rFonts w:ascii="Aptos" w:hAnsi="Aptos"/>
          <w:color w:val="000000"/>
        </w:rPr>
        <w:t>equirements</w:t>
      </w:r>
      <w:r w:rsidR="00D82F96">
        <w:rPr>
          <w:rFonts w:ascii="Aptos" w:hAnsi="Aptos"/>
          <w:color w:val="000000"/>
        </w:rPr>
        <w:t xml:space="preserve"> of the audit</w:t>
      </w:r>
      <w:r w:rsidR="00D82F96" w:rsidRPr="003E407F">
        <w:rPr>
          <w:rFonts w:ascii="Aptos" w:hAnsi="Aptos"/>
          <w:color w:val="000000"/>
        </w:rPr>
        <w:t xml:space="preserve">. </w:t>
      </w:r>
      <w:r w:rsidR="00D82F96">
        <w:rPr>
          <w:rFonts w:ascii="Aptos" w:hAnsi="Aptos"/>
          <w:color w:val="000000"/>
        </w:rPr>
        <w:t xml:space="preserve">The </w:t>
      </w:r>
      <w:r w:rsidR="00D82F96">
        <w:t xml:space="preserve">methodology should describe in detail how evidence will be collected and analyzed, identify any risks or limitations (e.g., privacy, confidentiality, security, etc.), and explain how these will be mitigated. Existing statutory guidelines, regulations, and standard operating procedures should guide what is “correct” in the context of the election. For example, a tabulation audit should rely on the same standards for interpreting a voter’s marks on a ballot, commonly called “voter intent,” that election officials use. </w:t>
      </w:r>
      <w:r w:rsidR="00D82F96" w:rsidRPr="00AB4383">
        <w:rPr>
          <w:rFonts w:ascii="Aptos" w:hAnsi="Aptos"/>
          <w:color w:val="000000"/>
        </w:rPr>
        <w:t xml:space="preserve">Engaging qualified auditors or statisticians in the development of audit </w:t>
      </w:r>
      <w:r w:rsidR="00D82F96">
        <w:rPr>
          <w:rFonts w:ascii="Aptos" w:hAnsi="Aptos"/>
          <w:color w:val="000000"/>
        </w:rPr>
        <w:t>processes</w:t>
      </w:r>
      <w:r w:rsidR="00D82F96" w:rsidRPr="00AB4383">
        <w:rPr>
          <w:rFonts w:ascii="Aptos" w:hAnsi="Aptos"/>
          <w:color w:val="000000"/>
        </w:rPr>
        <w:t xml:space="preserve"> can significantly enhance the quality of an audit by ensuring that relevant evidence is examined, samples </w:t>
      </w:r>
      <w:r w:rsidR="00D82F96" w:rsidRPr="00AB4383">
        <w:rPr>
          <w:rFonts w:ascii="Aptos" w:hAnsi="Aptos"/>
          <w:color w:val="000000"/>
        </w:rPr>
        <w:lastRenderedPageBreak/>
        <w:t xml:space="preserve">are selected according to best practices, and analyses are conducted to </w:t>
      </w:r>
      <w:r w:rsidR="00D82F96">
        <w:rPr>
          <w:rFonts w:ascii="Aptos" w:hAnsi="Aptos"/>
          <w:color w:val="000000"/>
        </w:rPr>
        <w:t>fulfill</w:t>
      </w:r>
      <w:r w:rsidR="00D82F96" w:rsidRPr="00AB4383">
        <w:rPr>
          <w:rFonts w:ascii="Aptos" w:hAnsi="Aptos"/>
          <w:color w:val="000000"/>
        </w:rPr>
        <w:t xml:space="preserve"> </w:t>
      </w:r>
      <w:r w:rsidR="00D82F96">
        <w:rPr>
          <w:rFonts w:ascii="Aptos" w:hAnsi="Aptos"/>
          <w:color w:val="000000"/>
        </w:rPr>
        <w:t>the audit’s goals</w:t>
      </w:r>
      <w:r w:rsidR="00D82F96" w:rsidRPr="00AB4383">
        <w:rPr>
          <w:rFonts w:ascii="Aptos" w:hAnsi="Aptos"/>
          <w:color w:val="000000"/>
        </w:rPr>
        <w:t>.</w:t>
      </w:r>
    </w:p>
    <w:p w14:paraId="51BB1DBD" w14:textId="77777777" w:rsidR="00D82F96" w:rsidRPr="000B632C" w:rsidRDefault="00D82F96" w:rsidP="00D82F96">
      <w:pPr>
        <w:rPr>
          <w:color w:val="002060"/>
        </w:rPr>
      </w:pPr>
      <w:r w:rsidRPr="000B632C">
        <w:rPr>
          <w:color w:val="002060"/>
        </w:rPr>
        <w:t>Considerations</w:t>
      </w:r>
    </w:p>
    <w:p w14:paraId="1270C264" w14:textId="77777777" w:rsidR="00D82F96" w:rsidRDefault="00D82F96" w:rsidP="00D82F96">
      <w:r w:rsidRPr="004C193E">
        <w:t xml:space="preserve">When planning an election audit, </w:t>
      </w:r>
      <w:r>
        <w:t>it is important to keep in mind:</w:t>
      </w:r>
    </w:p>
    <w:p w14:paraId="0ADE2AEE" w14:textId="77777777" w:rsidR="00D82F96" w:rsidRDefault="00D82F96" w:rsidP="00527F5C">
      <w:pPr>
        <w:pStyle w:val="ListParagraph"/>
        <w:numPr>
          <w:ilvl w:val="0"/>
          <w:numId w:val="37"/>
        </w:numPr>
      </w:pPr>
      <w:r w:rsidRPr="00C73DED">
        <w:t xml:space="preserve">No </w:t>
      </w:r>
      <w:r>
        <w:t xml:space="preserve">one </w:t>
      </w:r>
      <w:r w:rsidRPr="00C73DED">
        <w:t>audit can check everythin</w:t>
      </w:r>
      <w:r>
        <w:t>g.</w:t>
      </w:r>
    </w:p>
    <w:p w14:paraId="0821B392" w14:textId="2417ACE7" w:rsidR="00D82F96" w:rsidRDefault="00D82F96" w:rsidP="00527F5C">
      <w:pPr>
        <w:pStyle w:val="ListParagraph"/>
        <w:numPr>
          <w:ilvl w:val="0"/>
          <w:numId w:val="37"/>
        </w:numPr>
      </w:pPr>
      <w:r>
        <w:t xml:space="preserve">Officials should be able to explain </w:t>
      </w:r>
      <w:r w:rsidRPr="00CE5FBF">
        <w:t xml:space="preserve">why </w:t>
      </w:r>
      <w:r w:rsidR="000579F1">
        <w:t>an</w:t>
      </w:r>
      <w:r w:rsidRPr="00CE5FBF">
        <w:t xml:space="preserve"> audit </w:t>
      </w:r>
      <w:r>
        <w:t>is being conducted</w:t>
      </w:r>
      <w:r w:rsidRPr="00CE5FBF">
        <w:t xml:space="preserve"> and how it serves the public.</w:t>
      </w:r>
    </w:p>
    <w:p w14:paraId="798C1F6D" w14:textId="77777777" w:rsidR="001A05F5" w:rsidRDefault="00D82F96" w:rsidP="000A79F7">
      <w:r w:rsidRPr="000B632C">
        <w:rPr>
          <w:rStyle w:val="Heading1Char"/>
          <w:noProof/>
          <w:color w:val="002060"/>
        </w:rPr>
        <mc:AlternateContent>
          <mc:Choice Requires="wps">
            <w:drawing>
              <wp:anchor distT="45720" distB="45720" distL="114300" distR="114300" simplePos="0" relativeHeight="251658251" behindDoc="0" locked="0" layoutInCell="1" allowOverlap="1" wp14:anchorId="6B6FAFAA" wp14:editId="36B2F06A">
                <wp:simplePos x="0" y="0"/>
                <wp:positionH relativeFrom="column">
                  <wp:posOffset>28575</wp:posOffset>
                </wp:positionH>
                <wp:positionV relativeFrom="paragraph">
                  <wp:posOffset>502285</wp:posOffset>
                </wp:positionV>
                <wp:extent cx="5705475" cy="1404620"/>
                <wp:effectExtent l="0" t="0" r="28575" b="24765"/>
                <wp:wrapSquare wrapText="bothSides"/>
                <wp:docPr id="1302732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1404620"/>
                        </a:xfrm>
                        <a:prstGeom prst="rect">
                          <a:avLst/>
                        </a:prstGeom>
                        <a:solidFill>
                          <a:schemeClr val="bg1">
                            <a:lumMod val="95000"/>
                          </a:schemeClr>
                        </a:solidFill>
                        <a:ln w="9525">
                          <a:solidFill>
                            <a:srgbClr val="000000"/>
                          </a:solidFill>
                          <a:miter lim="800000"/>
                          <a:headEnd/>
                          <a:tailEnd/>
                        </a:ln>
                      </wps:spPr>
                      <wps:txbx>
                        <w:txbxContent>
                          <w:p w14:paraId="0DF2DD6F" w14:textId="77777777" w:rsidR="00D82F96" w:rsidRPr="00EA348E" w:rsidRDefault="00D82F96" w:rsidP="00D82F96">
                            <w:pPr>
                              <w:rPr>
                                <w:b/>
                                <w:bCs/>
                                <w:i/>
                                <w:iCs/>
                              </w:rPr>
                            </w:pPr>
                            <w:r w:rsidRPr="00EA348E">
                              <w:rPr>
                                <w:b/>
                                <w:bCs/>
                                <w:i/>
                                <w:iCs/>
                              </w:rPr>
                              <w:t>“</w:t>
                            </w:r>
                            <w:r w:rsidRPr="00503CBA">
                              <w:rPr>
                                <w:i/>
                                <w:iCs/>
                              </w:rPr>
                              <w:t xml:space="preserve">For the standard of </w:t>
                            </w:r>
                            <w:r>
                              <w:rPr>
                                <w:b/>
                                <w:bCs/>
                                <w:i/>
                                <w:iCs/>
                              </w:rPr>
                              <w:t>a</w:t>
                            </w:r>
                            <w:r w:rsidRPr="00503CBA">
                              <w:rPr>
                                <w:b/>
                                <w:bCs/>
                                <w:i/>
                                <w:iCs/>
                              </w:rPr>
                              <w:t>ppropriateness</w:t>
                            </w:r>
                            <w:r w:rsidRPr="00503CBA">
                              <w:rPr>
                                <w:i/>
                                <w:iCs/>
                              </w:rPr>
                              <w:t xml:space="preserve">, we </w:t>
                            </w:r>
                            <w:r>
                              <w:rPr>
                                <w:i/>
                                <w:iCs/>
                              </w:rPr>
                              <w:t>conduct</w:t>
                            </w:r>
                            <w:r w:rsidRPr="00503CBA">
                              <w:rPr>
                                <w:i/>
                                <w:iCs/>
                              </w:rPr>
                              <w:t xml:space="preserve"> audits… (for example)</w:t>
                            </w:r>
                          </w:p>
                          <w:p w14:paraId="39259DAD" w14:textId="77777777" w:rsidR="00D82F96" w:rsidRPr="00500B00" w:rsidRDefault="00D82F96" w:rsidP="00D82F96">
                            <w:pPr>
                              <w:pStyle w:val="ListParagraph"/>
                              <w:numPr>
                                <w:ilvl w:val="0"/>
                                <w:numId w:val="6"/>
                              </w:numPr>
                              <w:rPr>
                                <w:i/>
                                <w:iCs/>
                                <w:u w:val="single"/>
                              </w:rPr>
                            </w:pPr>
                            <w:r w:rsidRPr="00500B00">
                              <w:rPr>
                                <w:i/>
                                <w:iCs/>
                              </w:rPr>
                              <w:t>…that use random sampling methods as required by statute to ensure the audit scope and methodology align with legal standards.”</w:t>
                            </w:r>
                          </w:p>
                          <w:p w14:paraId="731ED215" w14:textId="77777777" w:rsidR="00D82F96" w:rsidRPr="00D05F42" w:rsidRDefault="00D82F96" w:rsidP="00D82F96">
                            <w:pPr>
                              <w:pStyle w:val="ListParagraph"/>
                              <w:numPr>
                                <w:ilvl w:val="0"/>
                                <w:numId w:val="6"/>
                              </w:numPr>
                              <w:rPr>
                                <w:i/>
                                <w:iCs/>
                                <w:u w:val="single"/>
                              </w:rPr>
                            </w:pPr>
                            <w:r w:rsidRPr="00213616">
                              <w:rPr>
                                <w:i/>
                                <w:iCs/>
                              </w:rPr>
                              <w:t>…</w:t>
                            </w:r>
                            <w:r w:rsidRPr="00B3337F">
                              <w:rPr>
                                <w:i/>
                                <w:iCs/>
                              </w:rPr>
                              <w:t xml:space="preserve">that verify and document the chain of custody for all materials examined, </w:t>
                            </w:r>
                            <w:r>
                              <w:rPr>
                                <w:i/>
                                <w:iCs/>
                              </w:rPr>
                              <w:t xml:space="preserve">providing evidence that </w:t>
                            </w:r>
                            <w:r w:rsidRPr="00B3337F">
                              <w:rPr>
                                <w:i/>
                                <w:iCs/>
                              </w:rPr>
                              <w:t xml:space="preserve">integrity </w:t>
                            </w:r>
                            <w:r>
                              <w:rPr>
                                <w:i/>
                                <w:iCs/>
                              </w:rPr>
                              <w:t xml:space="preserve">was maintained </w:t>
                            </w:r>
                            <w:r w:rsidRPr="00B3337F">
                              <w:rPr>
                                <w:i/>
                                <w:iCs/>
                              </w:rPr>
                              <w:t>throughout the process.</w:t>
                            </w:r>
                            <w:r w:rsidRPr="00213616">
                              <w:rPr>
                                <w:i/>
                                <w:iCs/>
                              </w:rPr>
                              <w:t>”</w:t>
                            </w:r>
                          </w:p>
                          <w:p w14:paraId="006E607A" w14:textId="77777777" w:rsidR="00D82F96" w:rsidRPr="00D05F42" w:rsidRDefault="00D82F96" w:rsidP="00D82F96">
                            <w:pPr>
                              <w:pStyle w:val="ListParagraph"/>
                              <w:numPr>
                                <w:ilvl w:val="0"/>
                                <w:numId w:val="6"/>
                              </w:numPr>
                              <w:rPr>
                                <w:i/>
                                <w:iCs/>
                              </w:rPr>
                            </w:pPr>
                            <w:r>
                              <w:rPr>
                                <w:i/>
                                <w:iCs/>
                              </w:rPr>
                              <w:t>…that</w:t>
                            </w:r>
                            <w:r w:rsidRPr="00D05F42">
                              <w:rPr>
                                <w:i/>
                                <w:iCs/>
                              </w:rPr>
                              <w:t xml:space="preserve"> include all contests required by law, ensuring compliance with statutory mandates.”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6FAFAA" id="_x0000_s1036" type="#_x0000_t202" style="position:absolute;margin-left:2.25pt;margin-top:39.55pt;width:449.25pt;height:110.6pt;z-index:25165825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" fillcolor="#f2f2f2 [3052]">
                <v:textbox style="mso-fit-shape-to-text:t">
                  <w:txbxContent>
                    <w:p w14:paraId="0DF2DD6F" w14:textId="77777777" w:rsidR="00D82F96" w:rsidRPr="00EA348E" w:rsidRDefault="00D82F96" w:rsidP="00D82F96">
                      <w:pPr>
                        <w:rPr>
                          <w:b/>
                          <w:bCs/>
                          <w:i/>
                          <w:iCs/>
                        </w:rPr>
                      </w:pPr>
                      <w:r w:rsidRPr="00EA348E">
                        <w:rPr>
                          <w:b/>
                          <w:bCs/>
                          <w:i/>
                          <w:iCs/>
                        </w:rPr>
                        <w:t>“</w:t>
                      </w:r>
                      <w:r w:rsidRPr="00503CBA">
                        <w:rPr>
                          <w:i/>
                          <w:iCs/>
                        </w:rPr>
                        <w:t xml:space="preserve">For the standard of </w:t>
                      </w:r>
                      <w:r>
                        <w:rPr>
                          <w:b/>
                          <w:bCs/>
                          <w:i/>
                          <w:iCs/>
                        </w:rPr>
                        <w:t>a</w:t>
                      </w:r>
                      <w:r w:rsidRPr="00503CBA">
                        <w:rPr>
                          <w:b/>
                          <w:bCs/>
                          <w:i/>
                          <w:iCs/>
                        </w:rPr>
                        <w:t>ppropriateness</w:t>
                      </w:r>
                      <w:r w:rsidRPr="00503CBA">
                        <w:rPr>
                          <w:i/>
                          <w:iCs/>
                        </w:rPr>
                        <w:t xml:space="preserve">, we </w:t>
                      </w:r>
                      <w:r>
                        <w:rPr>
                          <w:i/>
                          <w:iCs/>
                        </w:rPr>
                        <w:t>conduct</w:t>
                      </w:r>
                      <w:r w:rsidRPr="00503CBA">
                        <w:rPr>
                          <w:i/>
                          <w:iCs/>
                        </w:rPr>
                        <w:t xml:space="preserve"> audits… (for example)</w:t>
                      </w:r>
                    </w:p>
                    <w:p w14:paraId="39259DAD" w14:textId="77777777" w:rsidR="00D82F96" w:rsidRPr="00500B00" w:rsidRDefault="00D82F96" w:rsidP="00D82F96">
                      <w:pPr>
                        <w:pStyle w:val="ListParagraph"/>
                        <w:numPr>
                          <w:ilvl w:val="0"/>
                          <w:numId w:val="6"/>
                        </w:numPr>
                        <w:rPr>
                          <w:i/>
                          <w:iCs/>
                          <w:u w:val="single"/>
                        </w:rPr>
                      </w:pPr>
                      <w:r w:rsidRPr="00500B00">
                        <w:rPr>
                          <w:i/>
                          <w:iCs/>
                        </w:rPr>
                        <w:t>…that use random sampling methods as required by statute to ensure the audit scope and methodology align with legal standards.”</w:t>
                      </w:r>
                    </w:p>
                    <w:p w14:paraId="731ED215" w14:textId="77777777" w:rsidR="00D82F96" w:rsidRPr="00D05F42" w:rsidRDefault="00D82F96" w:rsidP="00D82F96">
                      <w:pPr>
                        <w:pStyle w:val="ListParagraph"/>
                        <w:numPr>
                          <w:ilvl w:val="0"/>
                          <w:numId w:val="6"/>
                        </w:numPr>
                        <w:rPr>
                          <w:i/>
                          <w:iCs/>
                          <w:u w:val="single"/>
                        </w:rPr>
                      </w:pPr>
                      <w:r w:rsidRPr="00213616">
                        <w:rPr>
                          <w:i/>
                          <w:iCs/>
                        </w:rPr>
                        <w:t>…</w:t>
                      </w:r>
                      <w:r w:rsidRPr="00B3337F">
                        <w:rPr>
                          <w:i/>
                          <w:iCs/>
                        </w:rPr>
                        <w:t xml:space="preserve">that verify and document the chain of custody for all materials examined, </w:t>
                      </w:r>
                      <w:r>
                        <w:rPr>
                          <w:i/>
                          <w:iCs/>
                        </w:rPr>
                        <w:t xml:space="preserve">providing evidence that </w:t>
                      </w:r>
                      <w:r w:rsidRPr="00B3337F">
                        <w:rPr>
                          <w:i/>
                          <w:iCs/>
                        </w:rPr>
                        <w:t xml:space="preserve">integrity </w:t>
                      </w:r>
                      <w:r>
                        <w:rPr>
                          <w:i/>
                          <w:iCs/>
                        </w:rPr>
                        <w:t xml:space="preserve">was maintained </w:t>
                      </w:r>
                      <w:r w:rsidRPr="00B3337F">
                        <w:rPr>
                          <w:i/>
                          <w:iCs/>
                        </w:rPr>
                        <w:t>throughout the process.</w:t>
                      </w:r>
                      <w:r w:rsidRPr="00213616">
                        <w:rPr>
                          <w:i/>
                          <w:iCs/>
                        </w:rPr>
                        <w:t>”</w:t>
                      </w:r>
                    </w:p>
                    <w:p w14:paraId="006E607A" w14:textId="77777777" w:rsidR="00D82F96" w:rsidRPr="00D05F42" w:rsidRDefault="00D82F96" w:rsidP="00D82F96">
                      <w:pPr>
                        <w:pStyle w:val="ListParagraph"/>
                        <w:numPr>
                          <w:ilvl w:val="0"/>
                          <w:numId w:val="6"/>
                        </w:numPr>
                        <w:rPr>
                          <w:i/>
                          <w:iCs/>
                        </w:rPr>
                      </w:pPr>
                      <w:r>
                        <w:rPr>
                          <w:i/>
                          <w:iCs/>
                        </w:rPr>
                        <w:t>…that</w:t>
                      </w:r>
                      <w:r w:rsidRPr="00D05F42">
                        <w:rPr>
                          <w:i/>
                          <w:iCs/>
                        </w:rPr>
                        <w:t xml:space="preserve"> include all contests required by law, ensuring compliance with statutory mandates.”</w:t>
                      </w:r>
                    </w:p>
                  </w:txbxContent>
                </v:textbox>
                <w10:wrap type="square"/>
              </v:shape>
            </w:pict>
          </mc:Fallback>
        </mc:AlternateContent>
      </w:r>
      <w:r w:rsidRPr="000B632C">
        <w:rPr>
          <w:color w:val="002060"/>
        </w:rPr>
        <w:t>Sample Language</w:t>
      </w:r>
      <w:bookmarkStart w:id="168" w:name="_Toc215055868"/>
      <w:bookmarkStart w:id="169" w:name="_Toc215758849"/>
      <w:bookmarkStart w:id="170" w:name="_Toc215760109"/>
      <w:bookmarkStart w:id="171" w:name="_Toc215760312"/>
      <w:bookmarkStart w:id="172" w:name="_Toc215760337"/>
      <w:bookmarkStart w:id="173" w:name="_Toc215760903"/>
      <w:bookmarkStart w:id="174" w:name="_Toc222064665"/>
    </w:p>
    <w:p w14:paraId="3D314725" w14:textId="77777777" w:rsidR="00AC046D" w:rsidRDefault="00AC046D" w:rsidP="001A05F5">
      <w:pPr>
        <w:pStyle w:val="Heading2"/>
        <w:rPr>
          <w:color w:val="002060"/>
        </w:rPr>
      </w:pPr>
    </w:p>
    <w:p w14:paraId="7983B66B" w14:textId="0079013E" w:rsidR="005C4F11" w:rsidRPr="00AC046D" w:rsidRDefault="002844F9" w:rsidP="001A05F5">
      <w:pPr>
        <w:pStyle w:val="Heading2"/>
        <w:rPr>
          <w:color w:val="002060"/>
        </w:rPr>
      </w:pPr>
      <w:r w:rsidRPr="00AC046D">
        <w:rPr>
          <w:color w:val="002060"/>
        </w:rPr>
        <w:t>Efficacy</w:t>
      </w:r>
      <w:bookmarkEnd w:id="168"/>
      <w:bookmarkEnd w:id="169"/>
      <w:bookmarkEnd w:id="170"/>
      <w:bookmarkEnd w:id="171"/>
      <w:bookmarkEnd w:id="172"/>
      <w:bookmarkEnd w:id="173"/>
      <w:bookmarkEnd w:id="174"/>
    </w:p>
    <w:p w14:paraId="1901FFCA" w14:textId="6E035FAC" w:rsidR="005070DA" w:rsidRPr="000B632C" w:rsidRDefault="00000000" w:rsidP="00453745">
      <w:bookmarkStart w:id="175" w:name="_Toc215758850"/>
      <w:r>
        <w:pict w14:anchorId="125DF97C">
          <v:rect id="_x0000_i1041" style="width:468pt;height:6pt" o:hralign="center" o:hrstd="t" o:hrnoshade="t" o:hr="t" fillcolor="#002060" stroked="f"/>
        </w:pict>
      </w:r>
      <w:bookmarkEnd w:id="175"/>
    </w:p>
    <w:p w14:paraId="5CF48EF0" w14:textId="2ED3D14B" w:rsidR="005C1051" w:rsidRPr="00AC046D" w:rsidRDefault="00DF4DD8" w:rsidP="00AC046D">
      <w:pPr>
        <w:pStyle w:val="Heading3"/>
        <w:rPr>
          <w:color w:val="002060"/>
        </w:rPr>
      </w:pPr>
      <w:bookmarkStart w:id="176" w:name="_Toc215758852"/>
      <w:r w:rsidRPr="00AC046D">
        <w:rPr>
          <w:color w:val="002060"/>
        </w:rPr>
        <w:t xml:space="preserve">Audits should be conducted with a clear purpose in mind, be completed in time for the results to be </w:t>
      </w:r>
      <w:proofErr w:type="gramStart"/>
      <w:r w:rsidRPr="00AC046D">
        <w:rPr>
          <w:color w:val="002060"/>
        </w:rPr>
        <w:t>useful, and</w:t>
      </w:r>
      <w:proofErr w:type="gramEnd"/>
      <w:r w:rsidRPr="00AC046D">
        <w:rPr>
          <w:color w:val="002060"/>
        </w:rPr>
        <w:t xml:space="preserve"> include a plan for analyzing and utilizing the results and/or data gathered during the audit.</w:t>
      </w:r>
      <w:r w:rsidR="00000000">
        <w:rPr>
          <w:color w:val="002060"/>
        </w:rPr>
        <w:pict w14:anchorId="3E4C0869">
          <v:rect id="_x0000_i1042" style="width:468pt;height:6pt" o:hralign="center" o:hrstd="t" o:hrnoshade="t" o:hr="t" fillcolor="#002060" stroked="f"/>
        </w:pict>
      </w:r>
      <w:bookmarkEnd w:id="176"/>
    </w:p>
    <w:p w14:paraId="0205A4D6" w14:textId="0055218B" w:rsidR="00EC56BD" w:rsidRDefault="00740D35" w:rsidP="00DC44EE">
      <w:bookmarkStart w:id="177" w:name="_Toc215758853"/>
      <w:r w:rsidRPr="00561E03">
        <w:rPr>
          <w:b/>
          <w:color w:val="002060"/>
        </w:rPr>
        <w:t>Discussion</w:t>
      </w:r>
      <w:bookmarkEnd w:id="177"/>
      <w:r>
        <w:br/>
      </w:r>
      <w:r w:rsidR="0024323C" w:rsidRPr="00DC44EE">
        <w:t>For</w:t>
      </w:r>
      <w:r w:rsidR="00B2640C" w:rsidRPr="00DC44EE">
        <w:t xml:space="preserve"> an audit to be effective, it </w:t>
      </w:r>
      <w:r w:rsidR="00737B8F" w:rsidRPr="00DC44EE">
        <w:t>requires</w:t>
      </w:r>
      <w:r w:rsidR="00EC56BD" w:rsidRPr="00DC44EE">
        <w:t>:</w:t>
      </w:r>
    </w:p>
    <w:p w14:paraId="138B86F7" w14:textId="4EC8B91D" w:rsidR="00C36B08" w:rsidRDefault="005723DC" w:rsidP="001537A2">
      <w:pPr>
        <w:pStyle w:val="ListParagraph"/>
        <w:numPr>
          <w:ilvl w:val="0"/>
          <w:numId w:val="10"/>
        </w:numPr>
      </w:pPr>
      <w:r>
        <w:t>C</w:t>
      </w:r>
      <w:r w:rsidR="00B2640C">
        <w:t>lear goal</w:t>
      </w:r>
      <w:r w:rsidR="00576EBE">
        <w:t>s</w:t>
      </w:r>
      <w:r w:rsidR="00C36B08">
        <w:t>;</w:t>
      </w:r>
      <w:r w:rsidR="00B2640C">
        <w:t xml:space="preserve"> and </w:t>
      </w:r>
    </w:p>
    <w:p w14:paraId="5D3B9BDC" w14:textId="62B04A7C" w:rsidR="00C36B08" w:rsidRDefault="00C36B08" w:rsidP="001537A2">
      <w:pPr>
        <w:pStyle w:val="ListParagraph"/>
        <w:numPr>
          <w:ilvl w:val="0"/>
          <w:numId w:val="10"/>
        </w:numPr>
      </w:pPr>
      <w:r>
        <w:t>R</w:t>
      </w:r>
      <w:r w:rsidR="00B2640C">
        <w:t xml:space="preserve">esults that </w:t>
      </w:r>
      <w:r w:rsidR="00CD327E">
        <w:t>a</w:t>
      </w:r>
      <w:r w:rsidR="00C92ED1">
        <w:t>ccomplish</w:t>
      </w:r>
      <w:r w:rsidR="00422225">
        <w:t xml:space="preserve"> th</w:t>
      </w:r>
      <w:r w:rsidR="00576EBE">
        <w:t>ose</w:t>
      </w:r>
      <w:r w:rsidR="00422225">
        <w:t xml:space="preserve"> goal</w:t>
      </w:r>
      <w:r w:rsidR="00576EBE">
        <w:t>s</w:t>
      </w:r>
      <w:r w:rsidR="00422225">
        <w:t>.</w:t>
      </w:r>
      <w:r w:rsidR="00A55986">
        <w:t xml:space="preserve"> </w:t>
      </w:r>
    </w:p>
    <w:p w14:paraId="1A01A327" w14:textId="3324B2E6" w:rsidR="00FE580C" w:rsidRDefault="00A02BAC" w:rsidP="00351E6D">
      <w:r>
        <w:rPr>
          <w:noProof/>
        </w:rPr>
        <w:lastRenderedPageBreak/>
        <w:drawing>
          <wp:anchor distT="0" distB="0" distL="114300" distR="114300" simplePos="0" relativeHeight="251658244" behindDoc="0" locked="0" layoutInCell="1" allowOverlap="1" wp14:anchorId="2D45F360" wp14:editId="45AF0C22">
            <wp:simplePos x="0" y="0"/>
            <wp:positionH relativeFrom="column">
              <wp:posOffset>704850</wp:posOffset>
            </wp:positionH>
            <wp:positionV relativeFrom="paragraph">
              <wp:posOffset>1101725</wp:posOffset>
            </wp:positionV>
            <wp:extent cx="4238625" cy="952500"/>
            <wp:effectExtent l="38100" t="0" r="9525" b="0"/>
            <wp:wrapTopAndBottom/>
            <wp:docPr id="1017234455"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anchor>
        </w:drawing>
      </w:r>
      <w:r w:rsidR="0006600B">
        <w:t>Before</w:t>
      </w:r>
      <w:r w:rsidR="00A55986">
        <w:t xml:space="preserve"> </w:t>
      </w:r>
      <w:r w:rsidR="0006600B">
        <w:t>conducting an audit, officials should clearly define what the audit seeks to discover, how it will achieve this goal, and</w:t>
      </w:r>
      <w:r w:rsidR="000C1B06">
        <w:t xml:space="preserve"> what the various outcomes of the audit may be.</w:t>
      </w:r>
      <w:r w:rsidR="006976E6">
        <w:t xml:space="preserve"> Each audit should clearly define what it will cover and what it will not. </w:t>
      </w:r>
      <w:r w:rsidR="006B1EBE">
        <w:t xml:space="preserve"> </w:t>
      </w:r>
      <w:r w:rsidR="00351E6D" w:rsidRPr="00351E6D">
        <w:rPr>
          <w:rFonts w:ascii="Aptos" w:hAnsi="Aptos"/>
          <w:color w:val="000000"/>
        </w:rPr>
        <w:t xml:space="preserve">Following </w:t>
      </w:r>
      <w:r w:rsidR="002279D7">
        <w:rPr>
          <w:rFonts w:ascii="Aptos" w:hAnsi="Aptos"/>
          <w:color w:val="000000"/>
        </w:rPr>
        <w:t>an</w:t>
      </w:r>
      <w:r w:rsidR="00351E6D" w:rsidRPr="00351E6D">
        <w:rPr>
          <w:rFonts w:ascii="Aptos" w:hAnsi="Aptos"/>
          <w:color w:val="000000"/>
        </w:rPr>
        <w:t xml:space="preserve"> audit, it's important to regularly review and update policies and procedures to </w:t>
      </w:r>
      <w:r w:rsidR="005A4D1C">
        <w:rPr>
          <w:rFonts w:ascii="Aptos" w:hAnsi="Aptos"/>
          <w:color w:val="000000"/>
        </w:rPr>
        <w:t>ensure alignment</w:t>
      </w:r>
      <w:r w:rsidR="00351E6D" w:rsidRPr="00351E6D">
        <w:rPr>
          <w:rFonts w:ascii="Aptos" w:hAnsi="Aptos"/>
          <w:color w:val="000000"/>
        </w:rPr>
        <w:t xml:space="preserve"> with advancements in election technology and practices.</w:t>
      </w:r>
    </w:p>
    <w:p w14:paraId="7CA7ED48" w14:textId="7A13F21D" w:rsidR="003F1D90" w:rsidRDefault="00116D2B" w:rsidP="003F1D90">
      <w:pPr>
        <w:rPr>
          <w:rFonts w:ascii="Aptos" w:hAnsi="Aptos"/>
          <w:color w:val="000000"/>
        </w:rPr>
      </w:pPr>
      <w:r>
        <w:t>A practical e</w:t>
      </w:r>
      <w:r w:rsidR="003F1D90">
        <w:t xml:space="preserve">xample of applying the standard of efficacy to election audits is determining </w:t>
      </w:r>
      <w:r>
        <w:t xml:space="preserve">the optimal timing </w:t>
      </w:r>
      <w:r w:rsidR="0066490F">
        <w:t>to conduct an</w:t>
      </w:r>
      <w:r w:rsidR="003F1D90">
        <w:t xml:space="preserve"> audit </w:t>
      </w:r>
      <w:r w:rsidR="0066490F">
        <w:t>that is effective for its</w:t>
      </w:r>
      <w:r w:rsidR="003F1D90">
        <w:t xml:space="preserve"> intended purpose.</w:t>
      </w:r>
      <w:r w:rsidR="00874B66">
        <w:t xml:space="preserve"> </w:t>
      </w:r>
      <w:r w:rsidR="0066490F">
        <w:t>For instance</w:t>
      </w:r>
      <w:r w:rsidR="000C7564">
        <w:t xml:space="preserve">, if the audit </w:t>
      </w:r>
      <w:r w:rsidR="003F1D90">
        <w:t xml:space="preserve">is intended to validate or correct the outcome of </w:t>
      </w:r>
      <w:r w:rsidR="005634DC">
        <w:t>an</w:t>
      </w:r>
      <w:r w:rsidR="003F1D90">
        <w:t xml:space="preserve"> election, </w:t>
      </w:r>
      <w:r w:rsidR="00A43E52">
        <w:t>an official may determine that it should</w:t>
      </w:r>
      <w:r w:rsidR="00F35E4C">
        <w:t xml:space="preserve"> </w:t>
      </w:r>
      <w:r w:rsidR="003F1D90">
        <w:t xml:space="preserve">be completed before the election results are certified. </w:t>
      </w:r>
      <w:r w:rsidR="003F1D90">
        <w:rPr>
          <w:rFonts w:ascii="Aptos" w:hAnsi="Aptos"/>
          <w:color w:val="000000"/>
        </w:rPr>
        <w:t>However</w:t>
      </w:r>
      <w:r w:rsidR="003F1D90" w:rsidRPr="00300CE1">
        <w:rPr>
          <w:rFonts w:ascii="Aptos" w:hAnsi="Aptos"/>
          <w:color w:val="000000"/>
        </w:rPr>
        <w:t xml:space="preserve">, an evaluation of poll worker materials aimed at guiding the development of future </w:t>
      </w:r>
      <w:r w:rsidR="00C36E24">
        <w:rPr>
          <w:rFonts w:ascii="Aptos" w:hAnsi="Aptos"/>
          <w:color w:val="000000"/>
        </w:rPr>
        <w:t xml:space="preserve">poll worker </w:t>
      </w:r>
      <w:r w:rsidR="003F1D90" w:rsidRPr="00300CE1">
        <w:rPr>
          <w:rFonts w:ascii="Aptos" w:hAnsi="Aptos"/>
          <w:color w:val="000000"/>
        </w:rPr>
        <w:t xml:space="preserve">training programs </w:t>
      </w:r>
      <w:r w:rsidR="003F1D90">
        <w:rPr>
          <w:rFonts w:ascii="Aptos" w:hAnsi="Aptos"/>
          <w:color w:val="000000"/>
        </w:rPr>
        <w:t>may</w:t>
      </w:r>
      <w:r w:rsidR="003F1D90" w:rsidRPr="00300CE1">
        <w:rPr>
          <w:rFonts w:ascii="Aptos" w:hAnsi="Aptos"/>
          <w:color w:val="000000"/>
        </w:rPr>
        <w:t xml:space="preserve"> not need to be finalized </w:t>
      </w:r>
      <w:r w:rsidR="003F1D90">
        <w:rPr>
          <w:rFonts w:ascii="Aptos" w:hAnsi="Aptos"/>
          <w:color w:val="000000"/>
        </w:rPr>
        <w:t>before</w:t>
      </w:r>
      <w:r w:rsidR="003F1D90" w:rsidRPr="00300CE1">
        <w:rPr>
          <w:rFonts w:ascii="Aptos" w:hAnsi="Aptos"/>
          <w:color w:val="000000"/>
        </w:rPr>
        <w:t xml:space="preserve"> certification, as its primary purpose is to support improvements for subsequent election cycles.</w:t>
      </w:r>
      <w:r w:rsidR="003F1D90">
        <w:rPr>
          <w:rFonts w:ascii="Aptos" w:hAnsi="Aptos"/>
          <w:color w:val="000000"/>
        </w:rPr>
        <w:t xml:space="preserve"> </w:t>
      </w:r>
    </w:p>
    <w:p w14:paraId="7BF3F47A" w14:textId="3C68A533" w:rsidR="00C36E24" w:rsidRPr="00C36E24" w:rsidRDefault="00C36E24" w:rsidP="003F1D90">
      <w:pPr>
        <w:rPr>
          <w:rFonts w:ascii="Aptos" w:hAnsi="Aptos"/>
          <w:i/>
          <w:iCs/>
          <w:color w:val="000000"/>
        </w:rPr>
      </w:pPr>
      <w:r>
        <w:rPr>
          <w:rFonts w:ascii="Aptos" w:hAnsi="Aptos"/>
          <w:i/>
          <w:iCs/>
          <w:color w:val="000000"/>
        </w:rPr>
        <w:t>Example</w:t>
      </w:r>
    </w:p>
    <w:tbl>
      <w:tblPr>
        <w:tblStyle w:val="TableGrid"/>
        <w:tblW w:w="0" w:type="auto"/>
        <w:jc w:val="center"/>
        <w:tblLook w:val="04A0" w:firstRow="1" w:lastRow="0" w:firstColumn="1" w:lastColumn="0" w:noHBand="0" w:noVBand="1"/>
      </w:tblPr>
      <w:tblGrid>
        <w:gridCol w:w="2250"/>
        <w:gridCol w:w="2965"/>
        <w:gridCol w:w="3600"/>
      </w:tblGrid>
      <w:tr w:rsidR="00AE1787" w14:paraId="4CD34E63" w14:textId="7DEAC501" w:rsidTr="005E5038">
        <w:trPr>
          <w:jc w:val="center"/>
        </w:trPr>
        <w:tc>
          <w:tcPr>
            <w:tcW w:w="2250" w:type="dxa"/>
            <w:shd w:val="clear" w:color="auto" w:fill="F2F2F2" w:themeFill="background1" w:themeFillShade="F2"/>
          </w:tcPr>
          <w:p w14:paraId="3D458D24" w14:textId="29772621" w:rsidR="00AE1787" w:rsidRDefault="00AE1787" w:rsidP="00C36B08">
            <w:pPr>
              <w:rPr>
                <w:b/>
                <w:bCs/>
              </w:rPr>
            </w:pPr>
            <w:r>
              <w:rPr>
                <w:b/>
                <w:bCs/>
              </w:rPr>
              <w:t>Audit Type</w:t>
            </w:r>
          </w:p>
        </w:tc>
        <w:tc>
          <w:tcPr>
            <w:tcW w:w="2965" w:type="dxa"/>
            <w:shd w:val="clear" w:color="auto" w:fill="F2F2F2" w:themeFill="background1" w:themeFillShade="F2"/>
          </w:tcPr>
          <w:p w14:paraId="304471ED" w14:textId="51F4ED40" w:rsidR="00AE1787" w:rsidRDefault="00F97085" w:rsidP="00C36B08">
            <w:pPr>
              <w:rPr>
                <w:b/>
                <w:bCs/>
              </w:rPr>
            </w:pPr>
            <w:r>
              <w:rPr>
                <w:b/>
                <w:bCs/>
              </w:rPr>
              <w:t xml:space="preserve">Defined </w:t>
            </w:r>
            <w:r w:rsidR="00AE1787">
              <w:rPr>
                <w:b/>
                <w:bCs/>
              </w:rPr>
              <w:t>Goals</w:t>
            </w:r>
          </w:p>
        </w:tc>
        <w:tc>
          <w:tcPr>
            <w:tcW w:w="3600" w:type="dxa"/>
            <w:shd w:val="clear" w:color="auto" w:fill="F2F2F2" w:themeFill="background1" w:themeFillShade="F2"/>
          </w:tcPr>
          <w:p w14:paraId="3294A549" w14:textId="2DA65782" w:rsidR="00AE1787" w:rsidRDefault="00F97085" w:rsidP="00C36B08">
            <w:pPr>
              <w:rPr>
                <w:b/>
                <w:bCs/>
              </w:rPr>
            </w:pPr>
            <w:r>
              <w:rPr>
                <w:b/>
                <w:bCs/>
              </w:rPr>
              <w:t xml:space="preserve">Determining </w:t>
            </w:r>
            <w:r w:rsidR="00AE1787">
              <w:rPr>
                <w:b/>
                <w:bCs/>
              </w:rPr>
              <w:t>Effective Tim</w:t>
            </w:r>
            <w:r w:rsidR="00A43E52">
              <w:rPr>
                <w:b/>
                <w:bCs/>
              </w:rPr>
              <w:t>ing</w:t>
            </w:r>
          </w:p>
        </w:tc>
      </w:tr>
      <w:tr w:rsidR="00AE1787" w14:paraId="7D167508" w14:textId="648B11D9" w:rsidTr="00F97085">
        <w:trPr>
          <w:jc w:val="center"/>
        </w:trPr>
        <w:tc>
          <w:tcPr>
            <w:tcW w:w="2250" w:type="dxa"/>
          </w:tcPr>
          <w:p w14:paraId="61731C21" w14:textId="11D49F5F" w:rsidR="00AE1787" w:rsidRPr="00D60BB4" w:rsidRDefault="00AE1787" w:rsidP="00F35E4C">
            <w:r>
              <w:t>Post-Election Tabulation Audit</w:t>
            </w:r>
          </w:p>
        </w:tc>
        <w:tc>
          <w:tcPr>
            <w:tcW w:w="2965" w:type="dxa"/>
          </w:tcPr>
          <w:p w14:paraId="180B1AF9" w14:textId="087D5166" w:rsidR="00AE1787" w:rsidRPr="00D67B22" w:rsidRDefault="00AE1787" w:rsidP="00C36B08">
            <w:r w:rsidRPr="00D67B22">
              <w:t>Confirm correct outcomes</w:t>
            </w:r>
          </w:p>
        </w:tc>
        <w:tc>
          <w:tcPr>
            <w:tcW w:w="3600" w:type="dxa"/>
          </w:tcPr>
          <w:p w14:paraId="46388D3F" w14:textId="70B532D2" w:rsidR="00AE1787" w:rsidRPr="00D67B22" w:rsidRDefault="0064071E" w:rsidP="00C36B08">
            <w:r>
              <w:t>Before</w:t>
            </w:r>
            <w:r w:rsidR="00F82EE2">
              <w:t xml:space="preserve"> certif</w:t>
            </w:r>
            <w:r>
              <w:t>ying election outcomes</w:t>
            </w:r>
          </w:p>
        </w:tc>
      </w:tr>
      <w:tr w:rsidR="00AE1787" w14:paraId="142F3E94" w14:textId="566CEA38" w:rsidTr="00F97085">
        <w:trPr>
          <w:jc w:val="center"/>
        </w:trPr>
        <w:tc>
          <w:tcPr>
            <w:tcW w:w="2250" w:type="dxa"/>
          </w:tcPr>
          <w:p w14:paraId="6194A50C" w14:textId="7E130B1A" w:rsidR="00AE1787" w:rsidRPr="000904D5" w:rsidRDefault="00AE1787" w:rsidP="00C36B08">
            <w:r w:rsidRPr="000904D5">
              <w:t>Poll Worker Materials Audit</w:t>
            </w:r>
          </w:p>
        </w:tc>
        <w:tc>
          <w:tcPr>
            <w:tcW w:w="2965" w:type="dxa"/>
          </w:tcPr>
          <w:p w14:paraId="1E8CA1FE" w14:textId="4C1588BB" w:rsidR="00AE1787" w:rsidRPr="000904D5" w:rsidRDefault="00AE1787" w:rsidP="00C36B08">
            <w:r w:rsidRPr="000904D5">
              <w:t>Improve training programs</w:t>
            </w:r>
          </w:p>
        </w:tc>
        <w:tc>
          <w:tcPr>
            <w:tcW w:w="3600" w:type="dxa"/>
          </w:tcPr>
          <w:p w14:paraId="2B624BE0" w14:textId="72685F73" w:rsidR="00AE1787" w:rsidRPr="000904D5" w:rsidRDefault="00EA02F3" w:rsidP="00C36B08">
            <w:r>
              <w:t>Before</w:t>
            </w:r>
            <w:r w:rsidR="0064071E">
              <w:t xml:space="preserve"> </w:t>
            </w:r>
            <w:r>
              <w:t xml:space="preserve">the </w:t>
            </w:r>
            <w:r w:rsidR="0064071E">
              <w:t>next training cycle</w:t>
            </w:r>
          </w:p>
        </w:tc>
      </w:tr>
    </w:tbl>
    <w:p w14:paraId="1B5AE8DD" w14:textId="77777777" w:rsidR="00620A12" w:rsidRDefault="00620A12" w:rsidP="0043755B">
      <w:pPr>
        <w:rPr>
          <w:color w:val="002060"/>
        </w:rPr>
      </w:pPr>
    </w:p>
    <w:p w14:paraId="23C19FBE" w14:textId="77777777" w:rsidR="00DF4DD8" w:rsidRPr="000B632C" w:rsidRDefault="00DF4DD8" w:rsidP="0043755B">
      <w:pPr>
        <w:rPr>
          <w:color w:val="002060"/>
        </w:rPr>
      </w:pPr>
    </w:p>
    <w:p w14:paraId="27B47ABD" w14:textId="7978E16F" w:rsidR="00A2339D" w:rsidRPr="000B632C" w:rsidRDefault="00D747D2" w:rsidP="0043755B">
      <w:pPr>
        <w:rPr>
          <w:color w:val="002060"/>
        </w:rPr>
      </w:pPr>
      <w:r w:rsidRPr="000B632C">
        <w:rPr>
          <w:color w:val="002060"/>
        </w:rPr>
        <w:t>Considerations</w:t>
      </w:r>
    </w:p>
    <w:p w14:paraId="564A9168" w14:textId="408D7F34" w:rsidR="001A71A0" w:rsidRPr="001A71A0" w:rsidRDefault="00D203BC" w:rsidP="00D203BC">
      <w:r w:rsidRPr="00D203BC">
        <w:rPr>
          <w:rFonts w:ascii="Aptos" w:hAnsi="Aptos"/>
          <w:color w:val="000000"/>
        </w:rPr>
        <w:t xml:space="preserve">In </w:t>
      </w:r>
      <w:r>
        <w:rPr>
          <w:rFonts w:ascii="Aptos" w:hAnsi="Aptos"/>
          <w:color w:val="000000"/>
        </w:rPr>
        <w:t>some instances</w:t>
      </w:r>
      <w:r w:rsidRPr="00D203BC">
        <w:rPr>
          <w:rFonts w:ascii="Aptos" w:hAnsi="Aptos"/>
          <w:color w:val="000000"/>
        </w:rPr>
        <w:t xml:space="preserve">, officials may not possess the necessary authority to make decisions that could enhance the effectiveness of audits. For example, the selection of contests for tabulation audits is often predetermined </w:t>
      </w:r>
      <w:r w:rsidR="00112732">
        <w:rPr>
          <w:rFonts w:ascii="Aptos" w:hAnsi="Aptos"/>
          <w:color w:val="000000"/>
        </w:rPr>
        <w:t>before</w:t>
      </w:r>
      <w:r w:rsidRPr="00D203BC">
        <w:rPr>
          <w:rFonts w:ascii="Aptos" w:hAnsi="Aptos"/>
          <w:color w:val="000000"/>
        </w:rPr>
        <w:t xml:space="preserve"> </w:t>
      </w:r>
      <w:r w:rsidR="00112732">
        <w:rPr>
          <w:rFonts w:ascii="Aptos" w:hAnsi="Aptos"/>
          <w:color w:val="000000"/>
        </w:rPr>
        <w:t>the elections, as required by</w:t>
      </w:r>
      <w:r w:rsidRPr="00D203BC">
        <w:rPr>
          <w:rFonts w:ascii="Aptos" w:hAnsi="Aptos"/>
          <w:color w:val="000000"/>
        </w:rPr>
        <w:t xml:space="preserve"> state law. If an uncontested race or one with a candidate winning by a substantial margin is chosen for </w:t>
      </w:r>
      <w:r w:rsidR="00BC7B6D">
        <w:rPr>
          <w:rFonts w:ascii="Aptos" w:hAnsi="Aptos"/>
          <w:color w:val="000000"/>
        </w:rPr>
        <w:t xml:space="preserve">the </w:t>
      </w:r>
      <w:r w:rsidRPr="00D203BC">
        <w:rPr>
          <w:rFonts w:ascii="Aptos" w:hAnsi="Aptos"/>
          <w:color w:val="000000"/>
        </w:rPr>
        <w:t xml:space="preserve">audit, </w:t>
      </w:r>
      <w:r w:rsidR="00BC7B6D">
        <w:rPr>
          <w:rFonts w:ascii="Aptos" w:hAnsi="Aptos"/>
          <w:color w:val="000000"/>
        </w:rPr>
        <w:t>it</w:t>
      </w:r>
      <w:r w:rsidRPr="00D203BC">
        <w:rPr>
          <w:rFonts w:ascii="Aptos" w:hAnsi="Aptos"/>
          <w:color w:val="000000"/>
        </w:rPr>
        <w:t xml:space="preserve"> may not strengthen confidence in the election </w:t>
      </w:r>
      <w:r w:rsidR="00BC7B6D">
        <w:rPr>
          <w:rFonts w:ascii="Aptos" w:hAnsi="Aptos"/>
          <w:color w:val="000000"/>
        </w:rPr>
        <w:t>outcomes</w:t>
      </w:r>
      <w:r w:rsidRPr="00D203BC">
        <w:rPr>
          <w:rFonts w:ascii="Aptos" w:hAnsi="Aptos"/>
          <w:color w:val="000000"/>
        </w:rPr>
        <w:t>. Conversely, conducting an audit of a closely contested election</w:t>
      </w:r>
      <w:r w:rsidR="00AC23CB">
        <w:rPr>
          <w:rFonts w:ascii="Aptos" w:hAnsi="Aptos"/>
          <w:color w:val="000000"/>
        </w:rPr>
        <w:t xml:space="preserve"> </w:t>
      </w:r>
      <w:r w:rsidR="00B16C9F">
        <w:rPr>
          <w:rFonts w:ascii="Aptos" w:hAnsi="Aptos"/>
          <w:color w:val="000000"/>
        </w:rPr>
        <w:t>could be more impactful in reinforcing trust in the outcome, though selecting that race for auditing</w:t>
      </w:r>
      <w:r w:rsidR="00856912">
        <w:rPr>
          <w:rFonts w:ascii="Aptos" w:hAnsi="Aptos"/>
          <w:color w:val="000000"/>
        </w:rPr>
        <w:t xml:space="preserve"> after an election </w:t>
      </w:r>
      <w:r w:rsidRPr="00D203BC">
        <w:rPr>
          <w:rFonts w:ascii="Aptos" w:hAnsi="Aptos"/>
          <w:color w:val="000000"/>
        </w:rPr>
        <w:t xml:space="preserve">might not always be permitted under </w:t>
      </w:r>
      <w:r w:rsidR="007B0FD4">
        <w:rPr>
          <w:rFonts w:ascii="Aptos" w:hAnsi="Aptos"/>
          <w:color w:val="000000"/>
        </w:rPr>
        <w:t>state</w:t>
      </w:r>
      <w:r w:rsidRPr="00D203BC">
        <w:rPr>
          <w:rFonts w:ascii="Aptos" w:hAnsi="Aptos"/>
          <w:color w:val="000000"/>
        </w:rPr>
        <w:t xml:space="preserve"> </w:t>
      </w:r>
      <w:r w:rsidR="00B16C9F">
        <w:rPr>
          <w:rFonts w:ascii="Aptos" w:hAnsi="Aptos"/>
          <w:color w:val="000000"/>
        </w:rPr>
        <w:t>law</w:t>
      </w:r>
      <w:r w:rsidRPr="00D203BC">
        <w:rPr>
          <w:rFonts w:ascii="Aptos" w:hAnsi="Aptos"/>
          <w:color w:val="000000"/>
        </w:rPr>
        <w:t>.</w:t>
      </w:r>
    </w:p>
    <w:p w14:paraId="1166CE16" w14:textId="5DA79D38" w:rsidR="0080663A" w:rsidRDefault="00720BD6" w:rsidP="00830205">
      <w:r>
        <w:t>O</w:t>
      </w:r>
      <w:r w:rsidR="0080663A" w:rsidRPr="008A6197">
        <w:t xml:space="preserve">fficials </w:t>
      </w:r>
      <w:r w:rsidR="00064BA1">
        <w:t>are likely</w:t>
      </w:r>
      <w:r w:rsidR="0080663A" w:rsidRPr="008A6197">
        <w:t xml:space="preserve"> </w:t>
      </w:r>
      <w:r w:rsidR="000A0778">
        <w:t>to</w:t>
      </w:r>
      <w:r w:rsidR="0080663A" w:rsidRPr="008A6197">
        <w:t xml:space="preserve"> conduct multiple </w:t>
      </w:r>
      <w:r w:rsidR="0080663A">
        <w:t xml:space="preserve">and different types of </w:t>
      </w:r>
      <w:r w:rsidR="0080663A" w:rsidRPr="008A6197">
        <w:t xml:space="preserve">audits throughout the election cycle to provide insight into different </w:t>
      </w:r>
      <w:r w:rsidR="0080663A">
        <w:t xml:space="preserve">things. </w:t>
      </w:r>
      <w:r w:rsidR="000136C6">
        <w:rPr>
          <w:rFonts w:ascii="Aptos" w:hAnsi="Aptos"/>
          <w:color w:val="000000"/>
        </w:rPr>
        <w:t>It’s important to keep in mind</w:t>
      </w:r>
      <w:r w:rsidR="00830205" w:rsidRPr="00830205">
        <w:rPr>
          <w:rFonts w:ascii="Aptos" w:hAnsi="Aptos"/>
          <w:color w:val="000000"/>
        </w:rPr>
        <w:t>:</w:t>
      </w:r>
    </w:p>
    <w:p w14:paraId="3CE88977" w14:textId="77777777" w:rsidR="00282C85" w:rsidRDefault="00D25B81" w:rsidP="001537A2">
      <w:pPr>
        <w:pStyle w:val="ListParagraph"/>
        <w:numPr>
          <w:ilvl w:val="0"/>
          <w:numId w:val="11"/>
        </w:numPr>
      </w:pPr>
      <w:r>
        <w:lastRenderedPageBreak/>
        <w:t xml:space="preserve">No </w:t>
      </w:r>
      <w:r w:rsidR="00B21F52">
        <w:t>one</w:t>
      </w:r>
      <w:r>
        <w:t xml:space="preserve"> audit can check every part of the election</w:t>
      </w:r>
      <w:r w:rsidR="00282C85">
        <w:t>.</w:t>
      </w:r>
    </w:p>
    <w:p w14:paraId="48B48C47" w14:textId="50DD2AC5" w:rsidR="000F7CFB" w:rsidRPr="00B378D1" w:rsidRDefault="00D437BF" w:rsidP="001537A2">
      <w:pPr>
        <w:pStyle w:val="ListParagraph"/>
        <w:numPr>
          <w:ilvl w:val="0"/>
          <w:numId w:val="12"/>
        </w:numPr>
        <w:ind w:left="720"/>
      </w:pPr>
      <w:r w:rsidRPr="00D437BF">
        <w:rPr>
          <w:rFonts w:ascii="Aptos" w:hAnsi="Aptos"/>
          <w:color w:val="000000"/>
        </w:rPr>
        <w:t xml:space="preserve">State laws or regulations often outline the scope of election audits, which means officials might not have the authority to make certain decisions </w:t>
      </w:r>
      <w:r w:rsidR="00CA3DAF">
        <w:rPr>
          <w:rFonts w:ascii="Aptos" w:hAnsi="Aptos"/>
          <w:color w:val="000000"/>
        </w:rPr>
        <w:t>impacting</w:t>
      </w:r>
      <w:r w:rsidRPr="00D437BF">
        <w:rPr>
          <w:rFonts w:ascii="Aptos" w:hAnsi="Aptos"/>
          <w:color w:val="000000"/>
        </w:rPr>
        <w:t xml:space="preserve"> effectiveness.</w:t>
      </w:r>
    </w:p>
    <w:p w14:paraId="6F4E50B6" w14:textId="4397E53B" w:rsidR="00B378D1" w:rsidRPr="000B632C" w:rsidRDefault="000E4E83" w:rsidP="0043755B">
      <w:r w:rsidRPr="000B632C">
        <w:rPr>
          <w:noProof/>
          <w:color w:val="002060"/>
        </w:rPr>
        <mc:AlternateContent>
          <mc:Choice Requires="wps">
            <w:drawing>
              <wp:anchor distT="45720" distB="45720" distL="114300" distR="114300" simplePos="0" relativeHeight="251658240" behindDoc="0" locked="0" layoutInCell="1" allowOverlap="1" wp14:anchorId="428F70D1" wp14:editId="38345B79">
                <wp:simplePos x="0" y="0"/>
                <wp:positionH relativeFrom="column">
                  <wp:posOffset>9525</wp:posOffset>
                </wp:positionH>
                <wp:positionV relativeFrom="paragraph">
                  <wp:posOffset>402590</wp:posOffset>
                </wp:positionV>
                <wp:extent cx="5743575" cy="1404620"/>
                <wp:effectExtent l="0" t="0" r="28575"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chemeClr val="bg1">
                            <a:lumMod val="95000"/>
                          </a:schemeClr>
                        </a:solidFill>
                        <a:ln w="9525">
                          <a:solidFill>
                            <a:srgbClr val="000000"/>
                          </a:solidFill>
                          <a:miter lim="800000"/>
                          <a:headEnd/>
                          <a:tailEnd/>
                        </a:ln>
                      </wps:spPr>
                      <wps:txbx>
                        <w:txbxContent>
                          <w:p w14:paraId="4FF0BD9F" w14:textId="5FB06E0E" w:rsidR="004E447B" w:rsidRPr="004E447B" w:rsidRDefault="004E447B" w:rsidP="004E447B">
                            <w:pPr>
                              <w:rPr>
                                <w:i/>
                                <w:iCs/>
                              </w:rPr>
                            </w:pPr>
                            <w:r w:rsidRPr="004E447B">
                              <w:rPr>
                                <w:i/>
                                <w:iCs/>
                              </w:rPr>
                              <w:t xml:space="preserve">“For the standard of </w:t>
                            </w:r>
                            <w:r w:rsidR="003B1383">
                              <w:rPr>
                                <w:b/>
                                <w:bCs/>
                                <w:i/>
                                <w:iCs/>
                              </w:rPr>
                              <w:t>e</w:t>
                            </w:r>
                            <w:r w:rsidRPr="004E447B">
                              <w:rPr>
                                <w:b/>
                                <w:bCs/>
                                <w:i/>
                                <w:iCs/>
                              </w:rPr>
                              <w:t>fficacy</w:t>
                            </w:r>
                            <w:r w:rsidRPr="004E447B">
                              <w:rPr>
                                <w:i/>
                                <w:iCs/>
                              </w:rPr>
                              <w:t xml:space="preserve">, we </w:t>
                            </w:r>
                            <w:r w:rsidR="00F71E6F">
                              <w:rPr>
                                <w:i/>
                                <w:iCs/>
                              </w:rPr>
                              <w:t>conduct</w:t>
                            </w:r>
                            <w:r w:rsidRPr="004E447B">
                              <w:rPr>
                                <w:i/>
                                <w:iCs/>
                              </w:rPr>
                              <w:t xml:space="preserve"> audits… (for example)</w:t>
                            </w:r>
                          </w:p>
                          <w:p w14:paraId="30DBE10B" w14:textId="7B6F4D0D" w:rsidR="0056044E" w:rsidRPr="000D1491" w:rsidRDefault="0006587B" w:rsidP="001537A2">
                            <w:pPr>
                              <w:pStyle w:val="ListParagraph"/>
                              <w:numPr>
                                <w:ilvl w:val="0"/>
                                <w:numId w:val="4"/>
                              </w:numPr>
                              <w:rPr>
                                <w:i/>
                                <w:iCs/>
                              </w:rPr>
                            </w:pPr>
                            <w:r w:rsidRPr="000D1491">
                              <w:rPr>
                                <w:i/>
                                <w:iCs/>
                              </w:rPr>
                              <w:t>…that</w:t>
                            </w:r>
                            <w:r w:rsidR="0056044E" w:rsidRPr="000D1491">
                              <w:rPr>
                                <w:i/>
                                <w:iCs/>
                              </w:rPr>
                              <w:t xml:space="preserve"> confirm the accuracy of the election outcome</w:t>
                            </w:r>
                            <w:r w:rsidR="00636195" w:rsidRPr="000D1491">
                              <w:rPr>
                                <w:i/>
                                <w:iCs/>
                              </w:rPr>
                              <w:t>s</w:t>
                            </w:r>
                            <w:r w:rsidR="0056044E" w:rsidRPr="000D1491">
                              <w:rPr>
                                <w:i/>
                                <w:iCs/>
                              </w:rPr>
                              <w:t xml:space="preserve"> within the </w:t>
                            </w:r>
                            <w:r w:rsidR="00636195" w:rsidRPr="000D1491">
                              <w:rPr>
                                <w:i/>
                                <w:iCs/>
                              </w:rPr>
                              <w:t xml:space="preserve">legally required timeframe for certifying </w:t>
                            </w:r>
                            <w:r w:rsidR="000D1491" w:rsidRPr="000D1491">
                              <w:rPr>
                                <w:i/>
                                <w:iCs/>
                              </w:rPr>
                              <w:t>results.”</w:t>
                            </w:r>
                          </w:p>
                          <w:p w14:paraId="2698B497" w14:textId="24C462FC" w:rsidR="0056044E" w:rsidRPr="00037D85" w:rsidRDefault="00E67D21" w:rsidP="001537A2">
                            <w:pPr>
                              <w:pStyle w:val="ListParagraph"/>
                              <w:numPr>
                                <w:ilvl w:val="0"/>
                                <w:numId w:val="4"/>
                              </w:numPr>
                            </w:pPr>
                            <w:r>
                              <w:t>…</w:t>
                            </w:r>
                            <w:r w:rsidRPr="00E67D21">
                              <w:rPr>
                                <w:i/>
                                <w:iCs/>
                              </w:rPr>
                              <w:t>of poll worker performance before the next election cycle, using findings to improve training and optimize assignments.”</w:t>
                            </w:r>
                          </w:p>
                          <w:p w14:paraId="21A0646F" w14:textId="6B72BCBF" w:rsidR="007C3314" w:rsidRPr="007C3314" w:rsidRDefault="007C3314" w:rsidP="001537A2">
                            <w:pPr>
                              <w:pStyle w:val="ListParagraph"/>
                              <w:numPr>
                                <w:ilvl w:val="0"/>
                                <w:numId w:val="4"/>
                              </w:numPr>
                              <w:rPr>
                                <w:i/>
                                <w:iCs/>
                              </w:rPr>
                            </w:pPr>
                            <w:r w:rsidRPr="007C3314">
                              <w:rPr>
                                <w:i/>
                                <w:iCs/>
                              </w:rPr>
                              <w:t>…with defined escalation process</w:t>
                            </w:r>
                            <w:r w:rsidR="008773AA">
                              <w:rPr>
                                <w:i/>
                                <w:iCs/>
                              </w:rPr>
                              <w:t>es</w:t>
                            </w:r>
                            <w:r w:rsidRPr="007C3314">
                              <w:rPr>
                                <w:i/>
                                <w:iCs/>
                              </w:rPr>
                              <w:t xml:space="preserve"> for addressing discrepancies, including investigation, resolution, and reporting </w:t>
                            </w:r>
                            <w:r w:rsidR="006E7B85">
                              <w:rPr>
                                <w:i/>
                                <w:iCs/>
                              </w:rPr>
                              <w:t>to appropriate authorities if needed</w:t>
                            </w:r>
                            <w:r w:rsidRPr="007C3314">
                              <w:rPr>
                                <w:i/>
                                <w:iC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8F70D1" id="_x0000_s1037" type="#_x0000_t202" style="position:absolute;margin-left:.75pt;margin-top:31.7pt;width:452.2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" fillcolor="#f2f2f2 [3052]">
                <v:textbox style="mso-fit-shape-to-text:t">
                  <w:txbxContent>
                    <w:p w14:paraId="4FF0BD9F" w14:textId="5FB06E0E" w:rsidR="004E447B" w:rsidRPr="004E447B" w:rsidRDefault="004E447B" w:rsidP="004E447B">
                      <w:pPr>
                        <w:rPr>
                          <w:i/>
                          <w:iCs/>
                        </w:rPr>
                      </w:pPr>
                      <w:r w:rsidRPr="004E447B">
                        <w:rPr>
                          <w:i/>
                          <w:iCs/>
                        </w:rPr>
                        <w:t xml:space="preserve">“For the standard of </w:t>
                      </w:r>
                      <w:r w:rsidR="003B1383">
                        <w:rPr>
                          <w:b/>
                          <w:bCs/>
                          <w:i/>
                          <w:iCs/>
                        </w:rPr>
                        <w:t>e</w:t>
                      </w:r>
                      <w:r w:rsidRPr="004E447B">
                        <w:rPr>
                          <w:b/>
                          <w:bCs/>
                          <w:i/>
                          <w:iCs/>
                        </w:rPr>
                        <w:t>fficacy</w:t>
                      </w:r>
                      <w:r w:rsidRPr="004E447B">
                        <w:rPr>
                          <w:i/>
                          <w:iCs/>
                        </w:rPr>
                        <w:t xml:space="preserve">, we </w:t>
                      </w:r>
                      <w:r w:rsidR="00F71E6F">
                        <w:rPr>
                          <w:i/>
                          <w:iCs/>
                        </w:rPr>
                        <w:t>conduct</w:t>
                      </w:r>
                      <w:r w:rsidRPr="004E447B">
                        <w:rPr>
                          <w:i/>
                          <w:iCs/>
                        </w:rPr>
                        <w:t xml:space="preserve"> audits… (for example)</w:t>
                      </w:r>
                    </w:p>
                    <w:p w14:paraId="30DBE10B" w14:textId="7B6F4D0D" w:rsidR="0056044E" w:rsidRPr="000D1491" w:rsidRDefault="0006587B" w:rsidP="001537A2">
                      <w:pPr>
                        <w:pStyle w:val="ListParagraph"/>
                        <w:numPr>
                          <w:ilvl w:val="0"/>
                          <w:numId w:val="4"/>
                        </w:numPr>
                        <w:rPr>
                          <w:i/>
                          <w:iCs/>
                        </w:rPr>
                      </w:pPr>
                      <w:r w:rsidRPr="000D1491">
                        <w:rPr>
                          <w:i/>
                          <w:iCs/>
                        </w:rPr>
                        <w:t>…that</w:t>
                      </w:r>
                      <w:r w:rsidR="0056044E" w:rsidRPr="000D1491">
                        <w:rPr>
                          <w:i/>
                          <w:iCs/>
                        </w:rPr>
                        <w:t xml:space="preserve"> confirm the accuracy of the election outcome</w:t>
                      </w:r>
                      <w:r w:rsidR="00636195" w:rsidRPr="000D1491">
                        <w:rPr>
                          <w:i/>
                          <w:iCs/>
                        </w:rPr>
                        <w:t>s</w:t>
                      </w:r>
                      <w:r w:rsidR="0056044E" w:rsidRPr="000D1491">
                        <w:rPr>
                          <w:i/>
                          <w:iCs/>
                        </w:rPr>
                        <w:t xml:space="preserve"> within the </w:t>
                      </w:r>
                      <w:r w:rsidR="00636195" w:rsidRPr="000D1491">
                        <w:rPr>
                          <w:i/>
                          <w:iCs/>
                        </w:rPr>
                        <w:t xml:space="preserve">legally required timeframe for certifying </w:t>
                      </w:r>
                      <w:r w:rsidR="000D1491" w:rsidRPr="000D1491">
                        <w:rPr>
                          <w:i/>
                          <w:iCs/>
                        </w:rPr>
                        <w:t>results.”</w:t>
                      </w:r>
                    </w:p>
                    <w:p w14:paraId="2698B497" w14:textId="24C462FC" w:rsidR="0056044E" w:rsidRPr="00037D85" w:rsidRDefault="00E67D21" w:rsidP="001537A2">
                      <w:pPr>
                        <w:pStyle w:val="ListParagraph"/>
                        <w:numPr>
                          <w:ilvl w:val="0"/>
                          <w:numId w:val="4"/>
                        </w:numPr>
                      </w:pPr>
                      <w:r>
                        <w:t>…</w:t>
                      </w:r>
                      <w:r w:rsidRPr="00E67D21">
                        <w:rPr>
                          <w:i/>
                          <w:iCs/>
                        </w:rPr>
                        <w:t>of poll worker performance before the next election cycle, using findings to improve training and optimize assignments.”</w:t>
                      </w:r>
                    </w:p>
                    <w:p w14:paraId="21A0646F" w14:textId="6B72BCBF" w:rsidR="007C3314" w:rsidRPr="007C3314" w:rsidRDefault="007C3314" w:rsidP="001537A2">
                      <w:pPr>
                        <w:pStyle w:val="ListParagraph"/>
                        <w:numPr>
                          <w:ilvl w:val="0"/>
                          <w:numId w:val="4"/>
                        </w:numPr>
                        <w:rPr>
                          <w:i/>
                          <w:iCs/>
                        </w:rPr>
                      </w:pPr>
                      <w:r w:rsidRPr="007C3314">
                        <w:rPr>
                          <w:i/>
                          <w:iCs/>
                        </w:rPr>
                        <w:t>…with defined escalation process</w:t>
                      </w:r>
                      <w:r w:rsidR="008773AA">
                        <w:rPr>
                          <w:i/>
                          <w:iCs/>
                        </w:rPr>
                        <w:t>es</w:t>
                      </w:r>
                      <w:r w:rsidRPr="007C3314">
                        <w:rPr>
                          <w:i/>
                          <w:iCs/>
                        </w:rPr>
                        <w:t xml:space="preserve"> for addressing discrepancies, including investigation, resolution, and reporting </w:t>
                      </w:r>
                      <w:r w:rsidR="006E7B85">
                        <w:rPr>
                          <w:i/>
                          <w:iCs/>
                        </w:rPr>
                        <w:t>to appropriate authorities if needed</w:t>
                      </w:r>
                      <w:r w:rsidRPr="007C3314">
                        <w:rPr>
                          <w:i/>
                          <w:iCs/>
                        </w:rPr>
                        <w:t>.”</w:t>
                      </w:r>
                    </w:p>
                  </w:txbxContent>
                </v:textbox>
                <w10:wrap type="square"/>
              </v:shape>
            </w:pict>
          </mc:Fallback>
        </mc:AlternateContent>
      </w:r>
      <w:r w:rsidR="00E439D3" w:rsidRPr="000B632C">
        <w:rPr>
          <w:noProof/>
          <w:color w:val="002060"/>
        </w:rPr>
        <w:t>Sample Language</w:t>
      </w:r>
    </w:p>
    <w:p w14:paraId="67FA6137" w14:textId="77777777" w:rsidR="00F22651" w:rsidRDefault="00F22651">
      <w:bookmarkStart w:id="178" w:name="_Toc215055869"/>
    </w:p>
    <w:p w14:paraId="1E97311E" w14:textId="5BE7D59A" w:rsidR="004D07F9" w:rsidRPr="00B168F4" w:rsidRDefault="004D07F9" w:rsidP="004D07F9">
      <w:pPr>
        <w:pStyle w:val="Heading2"/>
        <w:spacing w:before="0" w:after="0" w:line="240" w:lineRule="auto"/>
        <w:rPr>
          <w:color w:val="002060"/>
        </w:rPr>
      </w:pPr>
      <w:bookmarkStart w:id="179" w:name="_Toc215758854"/>
      <w:bookmarkStart w:id="180" w:name="_Toc215760110"/>
      <w:bookmarkStart w:id="181" w:name="_Toc215760313"/>
      <w:bookmarkStart w:id="182" w:name="_Toc215760338"/>
      <w:bookmarkStart w:id="183" w:name="_Toc215760904"/>
      <w:bookmarkStart w:id="184" w:name="_Toc222064666"/>
      <w:r w:rsidRPr="00B168F4">
        <w:rPr>
          <w:color w:val="002060"/>
        </w:rPr>
        <w:t>Flexibility</w:t>
      </w:r>
      <w:bookmarkEnd w:id="179"/>
      <w:bookmarkEnd w:id="180"/>
      <w:bookmarkEnd w:id="181"/>
      <w:bookmarkEnd w:id="182"/>
      <w:bookmarkEnd w:id="183"/>
      <w:bookmarkEnd w:id="184"/>
    </w:p>
    <w:p w14:paraId="294403CC" w14:textId="5DF05BE2" w:rsidR="004D07F9" w:rsidRPr="00B168F4" w:rsidRDefault="00000000" w:rsidP="00453745">
      <w:pPr>
        <w:rPr>
          <w:color w:val="002060"/>
        </w:rPr>
      </w:pPr>
      <w:bookmarkStart w:id="185" w:name="_Toc215758855"/>
      <w:r>
        <w:rPr>
          <w:color w:val="002060"/>
        </w:rPr>
        <w:pict w14:anchorId="2464F57D">
          <v:rect id="_x0000_i1043" style="width:468pt;height:6pt" o:hralign="center" o:hrstd="t" o:hrnoshade="t" o:hr="t" fillcolor="#002060" stroked="f"/>
        </w:pict>
      </w:r>
      <w:bookmarkEnd w:id="185"/>
    </w:p>
    <w:p w14:paraId="31526FEB" w14:textId="30E788D0" w:rsidR="004D07F9" w:rsidRPr="00B168F4" w:rsidRDefault="004D07F9" w:rsidP="000B632C">
      <w:pPr>
        <w:pStyle w:val="Heading3"/>
        <w:rPr>
          <w:color w:val="002060"/>
        </w:rPr>
      </w:pPr>
      <w:bookmarkStart w:id="186" w:name="_Toc215758856"/>
      <w:r w:rsidRPr="00B168F4">
        <w:rPr>
          <w:color w:val="002060"/>
        </w:rPr>
        <w:t xml:space="preserve">Audit processes must include </w:t>
      </w:r>
      <w:r w:rsidR="007F31A3" w:rsidRPr="00B168F4">
        <w:rPr>
          <w:color w:val="002060"/>
        </w:rPr>
        <w:t>ways</w:t>
      </w:r>
      <w:r w:rsidRPr="00B168F4">
        <w:rPr>
          <w:color w:val="002060"/>
        </w:rPr>
        <w:t xml:space="preserve"> to identify and respond to unexpected challenges or constraints.</w:t>
      </w:r>
      <w:bookmarkEnd w:id="186"/>
      <w:r w:rsidRPr="00B168F4">
        <w:rPr>
          <w:color w:val="002060"/>
        </w:rPr>
        <w:t xml:space="preserve"> </w:t>
      </w:r>
    </w:p>
    <w:p w14:paraId="429C56CC" w14:textId="4793AA5D" w:rsidR="004D07F9" w:rsidRPr="000B632C" w:rsidRDefault="00000000" w:rsidP="00453745">
      <w:bookmarkStart w:id="187" w:name="_Toc215758857"/>
      <w:r>
        <w:pict w14:anchorId="502A74FB">
          <v:rect id="_x0000_i1044" style="width:468pt;height:6pt" o:hralign="center" o:hrstd="t" o:hrnoshade="t" o:hr="t" fillcolor="#002060" stroked="f"/>
        </w:pict>
      </w:r>
      <w:bookmarkEnd w:id="187"/>
    </w:p>
    <w:p w14:paraId="4FA90ED8" w14:textId="77777777" w:rsidR="004D07F9" w:rsidRDefault="004D07F9" w:rsidP="00453745">
      <w:bookmarkStart w:id="188" w:name="_Toc215758858"/>
      <w:r w:rsidRPr="000B632C">
        <w:rPr>
          <w:b/>
          <w:color w:val="002060"/>
        </w:rPr>
        <w:t>Discussion</w:t>
      </w:r>
      <w:bookmarkEnd w:id="188"/>
      <w:r>
        <w:br/>
        <w:t>Auditing</w:t>
      </w:r>
      <w:r w:rsidRPr="006B54F1">
        <w:t xml:space="preserve"> in practice often requires flexibility due to variations in election systems and administrative structures across </w:t>
      </w:r>
      <w:r>
        <w:t>the country</w:t>
      </w:r>
      <w:r w:rsidRPr="006B54F1">
        <w:t xml:space="preserve">. </w:t>
      </w:r>
      <w:r>
        <w:t>Audit procedures need to be able to adapt to:</w:t>
      </w:r>
    </w:p>
    <w:p w14:paraId="23AB4C5D" w14:textId="77777777" w:rsidR="004D07F9" w:rsidRDefault="004D07F9" w:rsidP="004D07F9">
      <w:pPr>
        <w:pStyle w:val="ListParagraph"/>
        <w:numPr>
          <w:ilvl w:val="0"/>
          <w:numId w:val="12"/>
        </w:numPr>
        <w:ind w:left="720"/>
      </w:pPr>
      <w:r>
        <w:t>Differences in state and local election systems; and</w:t>
      </w:r>
    </w:p>
    <w:p w14:paraId="7D9D58BC" w14:textId="77777777" w:rsidR="004D07F9" w:rsidRDefault="004D07F9" w:rsidP="004D07F9">
      <w:pPr>
        <w:pStyle w:val="ListParagraph"/>
        <w:numPr>
          <w:ilvl w:val="0"/>
          <w:numId w:val="12"/>
        </w:numPr>
        <w:ind w:left="720"/>
      </w:pPr>
      <w:r>
        <w:t xml:space="preserve">A wide variety of policies and practices. </w:t>
      </w:r>
    </w:p>
    <w:p w14:paraId="1862130B" w14:textId="77777777" w:rsidR="004D07F9" w:rsidRDefault="004D07F9" w:rsidP="004D07F9">
      <w:pPr>
        <w:rPr>
          <w:rFonts w:ascii="Aptos" w:hAnsi="Aptos"/>
          <w:color w:val="000000"/>
        </w:rPr>
      </w:pPr>
      <w:r w:rsidRPr="00A8531F">
        <w:rPr>
          <w:rFonts w:ascii="Aptos" w:hAnsi="Aptos"/>
          <w:color w:val="000000"/>
        </w:rPr>
        <w:t xml:space="preserve">Audit staffing illustrates how flexibility </w:t>
      </w:r>
      <w:r>
        <w:rPr>
          <w:rFonts w:ascii="Aptos" w:hAnsi="Aptos"/>
          <w:color w:val="000000"/>
        </w:rPr>
        <w:t>may</w:t>
      </w:r>
      <w:r w:rsidRPr="00A8531F">
        <w:rPr>
          <w:rFonts w:ascii="Aptos" w:hAnsi="Aptos"/>
          <w:color w:val="000000"/>
        </w:rPr>
        <w:t xml:space="preserve"> be exercised. In certain states, election administration is organized around bipartisan teams</w:t>
      </w:r>
      <w:r>
        <w:rPr>
          <w:rFonts w:ascii="Aptos" w:hAnsi="Aptos"/>
          <w:color w:val="000000"/>
        </w:rPr>
        <w:t xml:space="preserve"> </w:t>
      </w:r>
      <w:r w:rsidRPr="00A8531F">
        <w:rPr>
          <w:rFonts w:ascii="Aptos" w:hAnsi="Aptos"/>
          <w:color w:val="000000"/>
        </w:rPr>
        <w:t xml:space="preserve">through a process known as "party-balancing." Audits in these jurisdictions typically adhere to this principle by pairing members from different parties to review each other's work during </w:t>
      </w:r>
      <w:r>
        <w:rPr>
          <w:rFonts w:ascii="Aptos" w:hAnsi="Aptos"/>
          <w:color w:val="000000"/>
        </w:rPr>
        <w:t>an</w:t>
      </w:r>
      <w:r w:rsidRPr="00A8531F">
        <w:rPr>
          <w:rFonts w:ascii="Aptos" w:hAnsi="Aptos"/>
          <w:color w:val="000000"/>
        </w:rPr>
        <w:t xml:space="preserve"> audit. In contrast, other states employ strictly nonpartisan election workers, where disclosing or requesting party affiliation is not permitted. </w:t>
      </w:r>
    </w:p>
    <w:p w14:paraId="50CF35EF" w14:textId="77777777" w:rsidR="0008120B" w:rsidRDefault="0008120B" w:rsidP="004D07F9">
      <w:pPr>
        <w:rPr>
          <w:rFonts w:ascii="Aptos" w:hAnsi="Aptos"/>
          <w:i/>
          <w:iCs/>
          <w:color w:val="000000"/>
        </w:rPr>
      </w:pPr>
    </w:p>
    <w:p w14:paraId="05815275" w14:textId="4B3524BD" w:rsidR="004D07F9" w:rsidRPr="00B70CEE" w:rsidRDefault="004D07F9" w:rsidP="004D07F9">
      <w:pPr>
        <w:rPr>
          <w:rFonts w:ascii="Aptos" w:hAnsi="Aptos"/>
          <w:i/>
          <w:iCs/>
          <w:color w:val="000000"/>
        </w:rPr>
      </w:pPr>
      <w:r w:rsidRPr="00B70CEE">
        <w:rPr>
          <w:rFonts w:ascii="Aptos" w:hAnsi="Aptos"/>
          <w:i/>
          <w:iCs/>
          <w:color w:val="000000"/>
        </w:rPr>
        <w:lastRenderedPageBreak/>
        <w:t>Example</w:t>
      </w:r>
    </w:p>
    <w:tbl>
      <w:tblPr>
        <w:tblStyle w:val="TableGrid"/>
        <w:tblW w:w="0" w:type="auto"/>
        <w:jc w:val="center"/>
        <w:tblLook w:val="04A0" w:firstRow="1" w:lastRow="0" w:firstColumn="1" w:lastColumn="0" w:noHBand="0" w:noVBand="1"/>
      </w:tblPr>
      <w:tblGrid>
        <w:gridCol w:w="2700"/>
        <w:gridCol w:w="2970"/>
      </w:tblGrid>
      <w:tr w:rsidR="004D07F9" w14:paraId="6E33C6A2" w14:textId="77777777" w:rsidTr="00170F2C">
        <w:trPr>
          <w:jc w:val="center"/>
        </w:trPr>
        <w:tc>
          <w:tcPr>
            <w:tcW w:w="5670" w:type="dxa"/>
            <w:gridSpan w:val="2"/>
            <w:shd w:val="clear" w:color="auto" w:fill="F2F2F2" w:themeFill="background1" w:themeFillShade="F2"/>
          </w:tcPr>
          <w:p w14:paraId="4D451497" w14:textId="77777777" w:rsidR="004D07F9" w:rsidRPr="00A40090" w:rsidRDefault="004D07F9" w:rsidP="00170F2C">
            <w:pPr>
              <w:jc w:val="center"/>
              <w:rPr>
                <w:rFonts w:ascii="Aptos" w:hAnsi="Aptos"/>
                <w:b/>
                <w:bCs/>
                <w:color w:val="000000"/>
              </w:rPr>
            </w:pPr>
            <w:r>
              <w:rPr>
                <w:rFonts w:ascii="Aptos" w:hAnsi="Aptos"/>
                <w:b/>
                <w:bCs/>
                <w:color w:val="000000"/>
              </w:rPr>
              <w:t xml:space="preserve">Differences in </w:t>
            </w:r>
            <w:r w:rsidRPr="00A40090">
              <w:rPr>
                <w:rFonts w:ascii="Aptos" w:hAnsi="Aptos"/>
                <w:b/>
                <w:bCs/>
                <w:color w:val="000000"/>
              </w:rPr>
              <w:t>Audit Staffing</w:t>
            </w:r>
          </w:p>
        </w:tc>
      </w:tr>
      <w:tr w:rsidR="004D07F9" w14:paraId="2CA7AB9F" w14:textId="77777777" w:rsidTr="00170F2C">
        <w:trPr>
          <w:jc w:val="center"/>
        </w:trPr>
        <w:tc>
          <w:tcPr>
            <w:tcW w:w="2700" w:type="dxa"/>
          </w:tcPr>
          <w:p w14:paraId="535836A0" w14:textId="77777777" w:rsidR="004D07F9" w:rsidRPr="006D4C28" w:rsidRDefault="004D07F9" w:rsidP="00170F2C">
            <w:pPr>
              <w:jc w:val="center"/>
              <w:rPr>
                <w:rFonts w:ascii="Aptos" w:hAnsi="Aptos"/>
                <w:b/>
                <w:bCs/>
                <w:color w:val="000000"/>
              </w:rPr>
            </w:pPr>
            <w:r>
              <w:rPr>
                <w:rFonts w:ascii="Aptos" w:hAnsi="Aptos"/>
                <w:noProof/>
                <w:color w:val="000000"/>
              </w:rPr>
              <w:drawing>
                <wp:anchor distT="0" distB="0" distL="114300" distR="114300" simplePos="0" relativeHeight="251658254" behindDoc="0" locked="0" layoutInCell="1" allowOverlap="1" wp14:anchorId="78444EBF" wp14:editId="6F8DFDA4">
                  <wp:simplePos x="0" y="0"/>
                  <wp:positionH relativeFrom="column">
                    <wp:posOffset>814070</wp:posOffset>
                  </wp:positionH>
                  <wp:positionV relativeFrom="page">
                    <wp:posOffset>0</wp:posOffset>
                  </wp:positionV>
                  <wp:extent cx="457200" cy="457200"/>
                  <wp:effectExtent l="0" t="0" r="0" b="0"/>
                  <wp:wrapSquare wrapText="bothSides"/>
                  <wp:docPr id="1339709039" name="Graphic 3" descr="Us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09039" name="Graphic 1339709039" descr="User outline"/>
                          <pic:cNvPicPr/>
                        </pic:nvPicPr>
                        <pic:blipFill>
                          <a:blip r:embed="rId24">
                            <a:extLst>
                              <a:ext uri="{96DAC541-7B7A-43D3-8B79-37D633B846F1}">
                                <asvg:svgBlip xmlns:asvg="http://schemas.microsoft.com/office/drawing/2016/SVG/main" r:embed="rId25"/>
                              </a:ext>
                            </a:extLst>
                          </a:blip>
                          <a:stretch>
                            <a:fillRect/>
                          </a:stretch>
                        </pic:blipFill>
                        <pic:spPr>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r>
              <w:rPr>
                <w:rFonts w:ascii="Aptos" w:hAnsi="Aptos"/>
                <w:noProof/>
                <w:color w:val="000000"/>
              </w:rPr>
              <w:drawing>
                <wp:anchor distT="0" distB="0" distL="114300" distR="114300" simplePos="0" relativeHeight="251658253" behindDoc="0" locked="0" layoutInCell="1" allowOverlap="1" wp14:anchorId="354875BD" wp14:editId="37D9A28F">
                  <wp:simplePos x="0" y="0"/>
                  <wp:positionH relativeFrom="column">
                    <wp:posOffset>293370</wp:posOffset>
                  </wp:positionH>
                  <wp:positionV relativeFrom="page">
                    <wp:posOffset>0</wp:posOffset>
                  </wp:positionV>
                  <wp:extent cx="457200" cy="457200"/>
                  <wp:effectExtent l="0" t="0" r="0" b="0"/>
                  <wp:wrapSquare wrapText="bothSides"/>
                  <wp:docPr id="1492741870" name="Graphic 2" descr="Us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41870" name="Graphic 1492741870" descr="User with solid fill"/>
                          <pic:cNvPicPr/>
                        </pic:nvPicPr>
                        <pic:blipFill>
                          <a:blip r:embed="rId26">
                            <a:extLst>
                              <a:ext uri="{96DAC541-7B7A-43D3-8B79-37D633B846F1}">
                                <asvg:svgBlip xmlns:asvg="http://schemas.microsoft.com/office/drawing/2016/SVG/main" r:embed="rId27"/>
                              </a:ext>
                            </a:extLst>
                          </a:blip>
                          <a:stretch>
                            <a:fillRect/>
                          </a:stretch>
                        </pic:blipFill>
                        <pic:spPr>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r w:rsidRPr="006D4C28">
              <w:rPr>
                <w:rFonts w:ascii="Aptos" w:hAnsi="Aptos"/>
                <w:b/>
                <w:bCs/>
                <w:color w:val="000000"/>
              </w:rPr>
              <w:t>Bipartisan Model</w:t>
            </w:r>
          </w:p>
        </w:tc>
        <w:tc>
          <w:tcPr>
            <w:tcW w:w="2970" w:type="dxa"/>
          </w:tcPr>
          <w:p w14:paraId="7A34890A" w14:textId="77777777" w:rsidR="004D07F9" w:rsidRDefault="004D07F9" w:rsidP="00170F2C">
            <w:pPr>
              <w:jc w:val="center"/>
              <w:rPr>
                <w:rFonts w:ascii="Aptos" w:hAnsi="Aptos"/>
                <w:color w:val="000000"/>
              </w:rPr>
            </w:pPr>
            <w:r>
              <w:rPr>
                <w:rFonts w:ascii="Aptos" w:hAnsi="Aptos"/>
                <w:noProof/>
                <w:color w:val="000000"/>
              </w:rPr>
              <w:drawing>
                <wp:anchor distT="0" distB="0" distL="114300" distR="114300" simplePos="0" relativeHeight="251658255" behindDoc="0" locked="0" layoutInCell="1" allowOverlap="1" wp14:anchorId="333E2C0E" wp14:editId="732CE256">
                  <wp:simplePos x="0" y="0"/>
                  <wp:positionH relativeFrom="column">
                    <wp:align>center</wp:align>
                  </wp:positionH>
                  <wp:positionV relativeFrom="page">
                    <wp:align>center</wp:align>
                  </wp:positionV>
                  <wp:extent cx="457200" cy="457200"/>
                  <wp:effectExtent l="0" t="0" r="0" b="0"/>
                  <wp:wrapSquare wrapText="bothSides"/>
                  <wp:docPr id="80346961" name="Graphic 4" descr="User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6961" name="Graphic 80346961" descr="Users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p>
          <w:p w14:paraId="4C7A3A92" w14:textId="77777777" w:rsidR="004D07F9" w:rsidRDefault="004D07F9" w:rsidP="00170F2C">
            <w:pPr>
              <w:jc w:val="center"/>
              <w:rPr>
                <w:rFonts w:ascii="Aptos" w:hAnsi="Aptos"/>
                <w:color w:val="000000"/>
              </w:rPr>
            </w:pPr>
          </w:p>
          <w:p w14:paraId="0825C949" w14:textId="77777777" w:rsidR="004D07F9" w:rsidRPr="006D4C28" w:rsidRDefault="004D07F9" w:rsidP="00170F2C">
            <w:pPr>
              <w:jc w:val="center"/>
              <w:rPr>
                <w:rFonts w:ascii="Aptos" w:hAnsi="Aptos"/>
                <w:b/>
                <w:bCs/>
                <w:color w:val="000000"/>
              </w:rPr>
            </w:pPr>
            <w:r>
              <w:rPr>
                <w:rFonts w:ascii="Aptos" w:hAnsi="Aptos"/>
                <w:b/>
                <w:bCs/>
                <w:color w:val="000000"/>
              </w:rPr>
              <w:t>N</w:t>
            </w:r>
            <w:r w:rsidRPr="006D4C28">
              <w:rPr>
                <w:rFonts w:ascii="Aptos" w:hAnsi="Aptos"/>
                <w:b/>
                <w:bCs/>
                <w:color w:val="000000"/>
              </w:rPr>
              <w:t>onpartisan Model</w:t>
            </w:r>
          </w:p>
        </w:tc>
      </w:tr>
      <w:tr w:rsidR="004D07F9" w14:paraId="6316B7AD" w14:textId="77777777" w:rsidTr="00170F2C">
        <w:trPr>
          <w:jc w:val="center"/>
        </w:trPr>
        <w:tc>
          <w:tcPr>
            <w:tcW w:w="2700" w:type="dxa"/>
          </w:tcPr>
          <w:p w14:paraId="376FABC8" w14:textId="77777777" w:rsidR="004D07F9" w:rsidRDefault="004D07F9" w:rsidP="00170F2C">
            <w:pPr>
              <w:jc w:val="center"/>
              <w:rPr>
                <w:rFonts w:ascii="Aptos" w:hAnsi="Aptos"/>
                <w:color w:val="000000"/>
              </w:rPr>
            </w:pPr>
            <w:r>
              <w:rPr>
                <w:rFonts w:ascii="Aptos" w:hAnsi="Aptos"/>
                <w:color w:val="000000"/>
              </w:rPr>
              <w:t>Bipartisan teams check each other’s work.</w:t>
            </w:r>
          </w:p>
        </w:tc>
        <w:tc>
          <w:tcPr>
            <w:tcW w:w="2970" w:type="dxa"/>
          </w:tcPr>
          <w:p w14:paraId="521DFA43" w14:textId="77777777" w:rsidR="004D07F9" w:rsidRDefault="004D07F9" w:rsidP="00170F2C">
            <w:pPr>
              <w:jc w:val="center"/>
              <w:rPr>
                <w:rFonts w:ascii="Aptos" w:hAnsi="Aptos"/>
                <w:color w:val="000000"/>
              </w:rPr>
            </w:pPr>
            <w:r>
              <w:rPr>
                <w:rFonts w:ascii="Aptos" w:hAnsi="Aptos"/>
                <w:color w:val="000000"/>
              </w:rPr>
              <w:t>Nonpartisan staff maintain neutrality.</w:t>
            </w:r>
          </w:p>
        </w:tc>
      </w:tr>
    </w:tbl>
    <w:p w14:paraId="799151CB" w14:textId="77777777" w:rsidR="004D07F9" w:rsidRDefault="004D07F9" w:rsidP="004D07F9">
      <w:pPr>
        <w:rPr>
          <w:rFonts w:ascii="Aptos" w:hAnsi="Aptos"/>
          <w:color w:val="000000"/>
        </w:rPr>
      </w:pPr>
    </w:p>
    <w:p w14:paraId="56FBD2CE" w14:textId="77777777" w:rsidR="004D07F9" w:rsidRDefault="004D07F9" w:rsidP="004D07F9">
      <w:pPr>
        <w:rPr>
          <w:rFonts w:ascii="Aptos" w:hAnsi="Aptos"/>
          <w:color w:val="000000"/>
        </w:rPr>
      </w:pPr>
      <w:r>
        <w:rPr>
          <w:rFonts w:ascii="Aptos" w:hAnsi="Aptos"/>
          <w:color w:val="000000"/>
        </w:rPr>
        <w:t>When unforeseen circumstances arise</w:t>
      </w:r>
      <w:r w:rsidRPr="00A8531F">
        <w:rPr>
          <w:rFonts w:ascii="Aptos" w:hAnsi="Aptos"/>
          <w:color w:val="000000"/>
        </w:rPr>
        <w:t>, such as when scheduled party-affiliated workers are unable to participate in an audit</w:t>
      </w:r>
      <w:r>
        <w:rPr>
          <w:rFonts w:ascii="Aptos" w:hAnsi="Aptos"/>
          <w:color w:val="000000"/>
        </w:rPr>
        <w:t xml:space="preserve">, </w:t>
      </w:r>
      <w:r w:rsidRPr="00A8531F">
        <w:rPr>
          <w:rFonts w:ascii="Aptos" w:hAnsi="Aptos"/>
          <w:color w:val="000000"/>
        </w:rPr>
        <w:t xml:space="preserve">officials should evaluate whether the intended goal </w:t>
      </w:r>
      <w:r>
        <w:rPr>
          <w:rFonts w:ascii="Aptos" w:hAnsi="Aptos"/>
          <w:color w:val="000000"/>
        </w:rPr>
        <w:t xml:space="preserve">of the audit </w:t>
      </w:r>
      <w:r w:rsidRPr="00A8531F">
        <w:rPr>
          <w:rFonts w:ascii="Aptos" w:hAnsi="Aptos"/>
          <w:color w:val="000000"/>
        </w:rPr>
        <w:t xml:space="preserve">can be achieved through other means, such as inviting bipartisan observers to ensure cross-party representation. </w:t>
      </w:r>
      <w:r>
        <w:rPr>
          <w:rFonts w:ascii="Aptos" w:hAnsi="Aptos"/>
          <w:color w:val="000000"/>
        </w:rPr>
        <w:t>However, a</w:t>
      </w:r>
      <w:r w:rsidRPr="00A8531F">
        <w:rPr>
          <w:rFonts w:ascii="Aptos" w:hAnsi="Aptos"/>
          <w:color w:val="000000"/>
        </w:rPr>
        <w:t xml:space="preserve">ny modifications to standard procedures </w:t>
      </w:r>
      <w:r>
        <w:rPr>
          <w:rFonts w:ascii="Aptos" w:hAnsi="Aptos"/>
          <w:color w:val="000000"/>
        </w:rPr>
        <w:t>should</w:t>
      </w:r>
      <w:r w:rsidRPr="00A8531F">
        <w:rPr>
          <w:rFonts w:ascii="Aptos" w:hAnsi="Aptos"/>
          <w:color w:val="000000"/>
        </w:rPr>
        <w:t xml:space="preserve"> be carefully assessed and clearly justified before implementation.</w:t>
      </w:r>
      <w:r>
        <w:rPr>
          <w:rFonts w:ascii="Aptos" w:hAnsi="Aptos"/>
          <w:color w:val="000000"/>
        </w:rPr>
        <w:t xml:space="preserve"> </w:t>
      </w:r>
      <w:r w:rsidRPr="00BE00E2">
        <w:rPr>
          <w:rFonts w:ascii="Aptos" w:hAnsi="Aptos"/>
          <w:color w:val="000000"/>
        </w:rPr>
        <w:t xml:space="preserve">This example demonstrates that flexibility in audit </w:t>
      </w:r>
      <w:r>
        <w:rPr>
          <w:rFonts w:ascii="Aptos" w:hAnsi="Aptos"/>
          <w:color w:val="000000"/>
        </w:rPr>
        <w:t>processes</w:t>
      </w:r>
      <w:r w:rsidRPr="00BE00E2">
        <w:rPr>
          <w:rFonts w:ascii="Aptos" w:hAnsi="Aptos"/>
          <w:color w:val="000000"/>
        </w:rPr>
        <w:t xml:space="preserve"> </w:t>
      </w:r>
      <w:r>
        <w:rPr>
          <w:rFonts w:ascii="Aptos" w:hAnsi="Aptos"/>
          <w:color w:val="000000"/>
        </w:rPr>
        <w:t>enables officials to consider various methods for achieving</w:t>
      </w:r>
      <w:r w:rsidRPr="00BE00E2">
        <w:rPr>
          <w:rFonts w:ascii="Aptos" w:hAnsi="Aptos"/>
          <w:color w:val="000000"/>
        </w:rPr>
        <w:t xml:space="preserve"> </w:t>
      </w:r>
      <w:r>
        <w:rPr>
          <w:rFonts w:ascii="Aptos" w:hAnsi="Aptos"/>
          <w:color w:val="000000"/>
        </w:rPr>
        <w:t>audit goals</w:t>
      </w:r>
      <w:r w:rsidRPr="00BE00E2">
        <w:rPr>
          <w:rFonts w:ascii="Aptos" w:hAnsi="Aptos"/>
          <w:color w:val="000000"/>
        </w:rPr>
        <w:t>.</w:t>
      </w:r>
    </w:p>
    <w:p w14:paraId="15D2FEA2" w14:textId="77777777" w:rsidR="004D07F9" w:rsidRPr="000B632C" w:rsidRDefault="004D07F9" w:rsidP="004D07F9">
      <w:pPr>
        <w:rPr>
          <w:color w:val="002060"/>
        </w:rPr>
      </w:pPr>
      <w:r w:rsidRPr="000B632C">
        <w:rPr>
          <w:color w:val="002060"/>
        </w:rPr>
        <w:t>Considerations</w:t>
      </w:r>
    </w:p>
    <w:p w14:paraId="5A7F3F80" w14:textId="77777777" w:rsidR="004D07F9" w:rsidRDefault="004D07F9" w:rsidP="004D07F9">
      <w:r w:rsidRPr="002A2BBF">
        <w:rPr>
          <w:rFonts w:ascii="Aptos" w:hAnsi="Aptos"/>
          <w:color w:val="000000"/>
        </w:rPr>
        <w:t xml:space="preserve">Unforeseen circumstances may affect the timelines and processes associated with election audits, requiring temporary modifications to established procedures. </w:t>
      </w:r>
      <w:r>
        <w:rPr>
          <w:rFonts w:ascii="Aptos" w:hAnsi="Aptos"/>
          <w:color w:val="000000"/>
        </w:rPr>
        <w:t>Officials must often respond promptly to</w:t>
      </w:r>
      <w:r w:rsidRPr="002A2BBF">
        <w:rPr>
          <w:rFonts w:ascii="Aptos" w:hAnsi="Aptos"/>
          <w:color w:val="000000"/>
        </w:rPr>
        <w:t xml:space="preserve"> unexpected challenges.</w:t>
      </w:r>
      <w:r>
        <w:rPr>
          <w:rFonts w:ascii="Aptos" w:hAnsi="Aptos"/>
          <w:color w:val="000000"/>
        </w:rPr>
        <w:t xml:space="preserve"> It’s important to keep in mind:</w:t>
      </w:r>
    </w:p>
    <w:p w14:paraId="5EB4099C" w14:textId="77777777" w:rsidR="004D07F9" w:rsidRPr="00AA1784" w:rsidRDefault="004D07F9" w:rsidP="004D07F9">
      <w:pPr>
        <w:pStyle w:val="ListParagraph"/>
        <w:numPr>
          <w:ilvl w:val="0"/>
          <w:numId w:val="13"/>
        </w:numPr>
      </w:pPr>
      <w:r w:rsidRPr="00AA1784">
        <w:t>Standard</w:t>
      </w:r>
      <w:r>
        <w:t xml:space="preserve"> operating procedures</w:t>
      </w:r>
      <w:r w:rsidRPr="00AA1784">
        <w:t xml:space="preserve"> cannot anticipate every scenario; </w:t>
      </w:r>
      <w:r>
        <w:t>adjusting procedures</w:t>
      </w:r>
      <w:r w:rsidRPr="00AA1784">
        <w:t xml:space="preserve"> often </w:t>
      </w:r>
      <w:proofErr w:type="gramStart"/>
      <w:r w:rsidRPr="00AA1784">
        <w:t>involves</w:t>
      </w:r>
      <w:proofErr w:type="gramEnd"/>
      <w:r w:rsidRPr="00AA1784">
        <w:t xml:space="preserve"> judgment</w:t>
      </w:r>
      <w:r>
        <w:t xml:space="preserve"> decisions</w:t>
      </w:r>
      <w:r w:rsidRPr="00AA1784">
        <w:t xml:space="preserve">. </w:t>
      </w:r>
    </w:p>
    <w:p w14:paraId="3BE18608" w14:textId="77777777" w:rsidR="004D07F9" w:rsidRDefault="004D07F9" w:rsidP="004D07F9">
      <w:pPr>
        <w:pStyle w:val="ListParagraph"/>
        <w:numPr>
          <w:ilvl w:val="0"/>
          <w:numId w:val="13"/>
        </w:numPr>
      </w:pPr>
      <w:r>
        <w:t>As e</w:t>
      </w:r>
      <w:r w:rsidRPr="00963DF4">
        <w:t xml:space="preserve">lection </w:t>
      </w:r>
      <w:r>
        <w:t>audit policies</w:t>
      </w:r>
      <w:r w:rsidRPr="00963DF4">
        <w:t xml:space="preserve"> and technologies </w:t>
      </w:r>
      <w:r>
        <w:t>change, process adjustments may be necessary</w:t>
      </w:r>
      <w:r w:rsidRPr="00963DF4">
        <w:t>.</w:t>
      </w:r>
    </w:p>
    <w:p w14:paraId="55DFAB02" w14:textId="77777777" w:rsidR="004D07F9" w:rsidRDefault="004D07F9" w:rsidP="004D07F9">
      <w:pPr>
        <w:pStyle w:val="ListParagraph"/>
        <w:numPr>
          <w:ilvl w:val="0"/>
          <w:numId w:val="13"/>
        </w:numPr>
      </w:pPr>
      <w:r w:rsidRPr="00AA1784">
        <w:t xml:space="preserve">Adjustments </w:t>
      </w:r>
      <w:r>
        <w:t xml:space="preserve">to procedures </w:t>
      </w:r>
      <w:r w:rsidRPr="00AA1784">
        <w:t xml:space="preserve">should aim to uphold the original intent of </w:t>
      </w:r>
      <w:r>
        <w:t>an audit</w:t>
      </w:r>
      <w:r w:rsidRPr="00AA1784">
        <w:t xml:space="preserve">, even when exact compliance is not possible. </w:t>
      </w:r>
    </w:p>
    <w:p w14:paraId="00B05E39" w14:textId="77777777" w:rsidR="004D07F9" w:rsidRDefault="004D07F9" w:rsidP="004D07F9">
      <w:pPr>
        <w:pStyle w:val="ListParagraph"/>
        <w:numPr>
          <w:ilvl w:val="0"/>
          <w:numId w:val="13"/>
        </w:numPr>
      </w:pPr>
      <w:r w:rsidRPr="00AA1784">
        <w:t>Clear documentation of any deviations helps maintain trust and accountability.</w:t>
      </w:r>
    </w:p>
    <w:p w14:paraId="091B52CE" w14:textId="77777777" w:rsidR="004D07F9" w:rsidRPr="000B632C" w:rsidRDefault="004D07F9" w:rsidP="004D07F9">
      <w:r w:rsidRPr="000B632C">
        <w:rPr>
          <w:noProof/>
          <w:color w:val="002060"/>
          <w:u w:val="single"/>
        </w:rPr>
        <mc:AlternateContent>
          <mc:Choice Requires="wps">
            <w:drawing>
              <wp:anchor distT="45720" distB="45720" distL="114300" distR="114300" simplePos="0" relativeHeight="251658252" behindDoc="0" locked="0" layoutInCell="1" allowOverlap="1" wp14:anchorId="1BF3E180" wp14:editId="761EA079">
                <wp:simplePos x="0" y="0"/>
                <wp:positionH relativeFrom="column">
                  <wp:posOffset>85090</wp:posOffset>
                </wp:positionH>
                <wp:positionV relativeFrom="paragraph">
                  <wp:posOffset>363855</wp:posOffset>
                </wp:positionV>
                <wp:extent cx="5362575" cy="1404620"/>
                <wp:effectExtent l="0" t="0" r="28575" b="18415"/>
                <wp:wrapSquare wrapText="bothSides"/>
                <wp:docPr id="4993899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2575" cy="1404620"/>
                        </a:xfrm>
                        <a:prstGeom prst="rect">
                          <a:avLst/>
                        </a:prstGeom>
                        <a:solidFill>
                          <a:sysClr val="window" lastClr="FFFFFF">
                            <a:lumMod val="95000"/>
                          </a:sysClr>
                        </a:solidFill>
                        <a:ln w="9525">
                          <a:solidFill>
                            <a:srgbClr val="000000"/>
                          </a:solidFill>
                          <a:miter lim="800000"/>
                          <a:headEnd/>
                          <a:tailEnd/>
                        </a:ln>
                      </wps:spPr>
                      <wps:txbx>
                        <w:txbxContent>
                          <w:p w14:paraId="07D6A059" w14:textId="77777777" w:rsidR="004D07F9" w:rsidRPr="00060522" w:rsidRDefault="004D07F9" w:rsidP="004D07F9">
                            <w:pPr>
                              <w:rPr>
                                <w:i/>
                                <w:iCs/>
                              </w:rPr>
                            </w:pPr>
                            <w:r w:rsidRPr="00060522">
                              <w:rPr>
                                <w:i/>
                                <w:iCs/>
                              </w:rPr>
                              <w:t xml:space="preserve">“For the standard of </w:t>
                            </w:r>
                            <w:r>
                              <w:rPr>
                                <w:b/>
                                <w:bCs/>
                                <w:i/>
                                <w:iCs/>
                              </w:rPr>
                              <w:t>f</w:t>
                            </w:r>
                            <w:r w:rsidRPr="009F7DCB">
                              <w:rPr>
                                <w:b/>
                                <w:bCs/>
                                <w:i/>
                                <w:iCs/>
                              </w:rPr>
                              <w:t>lexibility</w:t>
                            </w:r>
                            <w:r w:rsidRPr="00060522">
                              <w:rPr>
                                <w:i/>
                                <w:iCs/>
                              </w:rPr>
                              <w:t xml:space="preserve">, we </w:t>
                            </w:r>
                            <w:r>
                              <w:rPr>
                                <w:i/>
                                <w:iCs/>
                              </w:rPr>
                              <w:t>conduct</w:t>
                            </w:r>
                            <w:r w:rsidRPr="00060522">
                              <w:rPr>
                                <w:i/>
                                <w:iCs/>
                              </w:rPr>
                              <w:t xml:space="preserve"> audits… (for example)</w:t>
                            </w:r>
                          </w:p>
                          <w:p w14:paraId="4FD21DAB" w14:textId="77777777" w:rsidR="004D07F9" w:rsidRDefault="004D07F9" w:rsidP="004D07F9">
                            <w:pPr>
                              <w:pStyle w:val="ListParagraph"/>
                              <w:numPr>
                                <w:ilvl w:val="0"/>
                                <w:numId w:val="5"/>
                              </w:numPr>
                              <w:rPr>
                                <w:i/>
                                <w:iCs/>
                              </w:rPr>
                            </w:pPr>
                            <w:r w:rsidRPr="002C5D03">
                              <w:rPr>
                                <w:i/>
                                <w:iCs/>
                              </w:rPr>
                              <w:t xml:space="preserve">…with contingency plans to address unexpected challenges such as staffing shortages, </w:t>
                            </w:r>
                            <w:r w:rsidRPr="00E265B4">
                              <w:rPr>
                                <w:i/>
                                <w:iCs/>
                              </w:rPr>
                              <w:t>to maintain audit integrity even when personnel shortages occur.”</w:t>
                            </w:r>
                          </w:p>
                          <w:p w14:paraId="4AC910D2" w14:textId="77777777" w:rsidR="004D07F9" w:rsidRPr="002C5D03" w:rsidRDefault="004D07F9" w:rsidP="004D07F9">
                            <w:pPr>
                              <w:pStyle w:val="ListParagraph"/>
                              <w:numPr>
                                <w:ilvl w:val="0"/>
                                <w:numId w:val="5"/>
                              </w:numPr>
                              <w:rPr>
                                <w:i/>
                                <w:iCs/>
                              </w:rPr>
                            </w:pPr>
                            <w:r>
                              <w:rPr>
                                <w:i/>
                                <w:iCs/>
                              </w:rPr>
                              <w:t>…with</w:t>
                            </w:r>
                            <w:r w:rsidRPr="004D3BA5">
                              <w:rPr>
                                <w:i/>
                                <w:iCs/>
                              </w:rPr>
                              <w:t xml:space="preserve"> procedures to adapt audit operations when space or security constraints require changes to the original plan.”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F3E180" id="_x0000_s1038" type="#_x0000_t202" style="position:absolute;margin-left:6.7pt;margin-top:28.65pt;width:422.25pt;height:110.6pt;z-index:2516582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" fillcolor="#f2f2f2">
                <v:textbox style="mso-fit-shape-to-text:t">
                  <w:txbxContent>
                    <w:p w14:paraId="07D6A059" w14:textId="77777777" w:rsidR="004D07F9" w:rsidRPr="00060522" w:rsidRDefault="004D07F9" w:rsidP="004D07F9">
                      <w:pPr>
                        <w:rPr>
                          <w:i/>
                          <w:iCs/>
                        </w:rPr>
                      </w:pPr>
                      <w:r w:rsidRPr="00060522">
                        <w:rPr>
                          <w:i/>
                          <w:iCs/>
                        </w:rPr>
                        <w:t xml:space="preserve">“For the standard of </w:t>
                      </w:r>
                      <w:r>
                        <w:rPr>
                          <w:b/>
                          <w:bCs/>
                          <w:i/>
                          <w:iCs/>
                        </w:rPr>
                        <w:t>f</w:t>
                      </w:r>
                      <w:r w:rsidRPr="009F7DCB">
                        <w:rPr>
                          <w:b/>
                          <w:bCs/>
                          <w:i/>
                          <w:iCs/>
                        </w:rPr>
                        <w:t>lexibility</w:t>
                      </w:r>
                      <w:r w:rsidRPr="00060522">
                        <w:rPr>
                          <w:i/>
                          <w:iCs/>
                        </w:rPr>
                        <w:t xml:space="preserve">, we </w:t>
                      </w:r>
                      <w:r>
                        <w:rPr>
                          <w:i/>
                          <w:iCs/>
                        </w:rPr>
                        <w:t>conduct</w:t>
                      </w:r>
                      <w:r w:rsidRPr="00060522">
                        <w:rPr>
                          <w:i/>
                          <w:iCs/>
                        </w:rPr>
                        <w:t xml:space="preserve"> audits… (for example)</w:t>
                      </w:r>
                    </w:p>
                    <w:p w14:paraId="4FD21DAB" w14:textId="77777777" w:rsidR="004D07F9" w:rsidRDefault="004D07F9" w:rsidP="004D07F9">
                      <w:pPr>
                        <w:pStyle w:val="ListParagraph"/>
                        <w:numPr>
                          <w:ilvl w:val="0"/>
                          <w:numId w:val="5"/>
                        </w:numPr>
                        <w:rPr>
                          <w:i/>
                          <w:iCs/>
                        </w:rPr>
                      </w:pPr>
                      <w:r w:rsidRPr="002C5D03">
                        <w:rPr>
                          <w:i/>
                          <w:iCs/>
                        </w:rPr>
                        <w:t xml:space="preserve">…with contingency plans to address unexpected challenges such as staffing shortages, </w:t>
                      </w:r>
                      <w:r w:rsidRPr="00E265B4">
                        <w:rPr>
                          <w:i/>
                          <w:iCs/>
                        </w:rPr>
                        <w:t>to maintain audit integrity even when personnel shortages occur.”</w:t>
                      </w:r>
                    </w:p>
                    <w:p w14:paraId="4AC910D2" w14:textId="77777777" w:rsidR="004D07F9" w:rsidRPr="002C5D03" w:rsidRDefault="004D07F9" w:rsidP="004D07F9">
                      <w:pPr>
                        <w:pStyle w:val="ListParagraph"/>
                        <w:numPr>
                          <w:ilvl w:val="0"/>
                          <w:numId w:val="5"/>
                        </w:numPr>
                        <w:rPr>
                          <w:i/>
                          <w:iCs/>
                        </w:rPr>
                      </w:pPr>
                      <w:r>
                        <w:rPr>
                          <w:i/>
                          <w:iCs/>
                        </w:rPr>
                        <w:t>…with</w:t>
                      </w:r>
                      <w:r w:rsidRPr="004D3BA5">
                        <w:rPr>
                          <w:i/>
                          <w:iCs/>
                        </w:rPr>
                        <w:t xml:space="preserve"> procedures to adapt audit operations when space or security constraints require changes to the original plan.”</w:t>
                      </w:r>
                    </w:p>
                  </w:txbxContent>
                </v:textbox>
                <w10:wrap type="square"/>
              </v:shape>
            </w:pict>
          </mc:Fallback>
        </mc:AlternateContent>
      </w:r>
      <w:r w:rsidRPr="000B632C">
        <w:rPr>
          <w:color w:val="002060"/>
        </w:rPr>
        <w:t>Sample Language</w:t>
      </w:r>
      <w:r w:rsidRPr="000B632C">
        <w:br w:type="page"/>
      </w:r>
    </w:p>
    <w:p w14:paraId="2A276AE0" w14:textId="77777777" w:rsidR="001F2E1A" w:rsidRDefault="001F2E1A" w:rsidP="00FA52E7">
      <w:pPr>
        <w:pStyle w:val="Heading2"/>
        <w:spacing w:before="0" w:after="0" w:line="240" w:lineRule="auto"/>
        <w:rPr>
          <w:color w:val="002060"/>
        </w:rPr>
        <w:sectPr w:rsidR="001F2E1A">
          <w:headerReference w:type="default" r:id="rId30"/>
          <w:pgSz w:w="12240" w:h="15840"/>
          <w:pgMar w:top="1440" w:right="1440" w:bottom="1440" w:left="1440" w:header="720" w:footer="720" w:gutter="0"/>
          <w:cols w:space="720"/>
          <w:docGrid w:linePitch="360"/>
        </w:sectPr>
      </w:pPr>
      <w:bookmarkStart w:id="189" w:name="_Toc215758860"/>
      <w:bookmarkStart w:id="190" w:name="_Toc215760112"/>
      <w:bookmarkStart w:id="191" w:name="_Toc215760315"/>
      <w:bookmarkStart w:id="192" w:name="_Toc215760340"/>
      <w:bookmarkStart w:id="193" w:name="_Toc215760906"/>
    </w:p>
    <w:p w14:paraId="1ACD5A2B" w14:textId="77777777" w:rsidR="00FA52E7" w:rsidRPr="000B632C" w:rsidRDefault="00FA52E7" w:rsidP="00FA52E7">
      <w:pPr>
        <w:pStyle w:val="Heading2"/>
        <w:spacing w:before="0" w:after="0" w:line="240" w:lineRule="auto"/>
        <w:rPr>
          <w:color w:val="002060"/>
        </w:rPr>
      </w:pPr>
      <w:bookmarkStart w:id="194" w:name="_Toc222064667"/>
      <w:r w:rsidRPr="000B632C">
        <w:rPr>
          <w:color w:val="002060"/>
        </w:rPr>
        <w:lastRenderedPageBreak/>
        <w:t>Privacy/Confidentiality</w:t>
      </w:r>
      <w:bookmarkEnd w:id="189"/>
      <w:bookmarkEnd w:id="190"/>
      <w:bookmarkEnd w:id="191"/>
      <w:bookmarkEnd w:id="192"/>
      <w:bookmarkEnd w:id="193"/>
      <w:bookmarkEnd w:id="194"/>
    </w:p>
    <w:p w14:paraId="5308D1A0" w14:textId="270795F9" w:rsidR="00FA52E7" w:rsidRPr="000B632C" w:rsidRDefault="00000000" w:rsidP="00453745">
      <w:bookmarkStart w:id="195" w:name="_Toc215758861"/>
      <w:r>
        <w:pict w14:anchorId="215B04B4">
          <v:rect id="_x0000_i1045" style="width:468pt;height:6pt" o:hralign="center" o:hrstd="t" o:hrnoshade="t" o:hr="t" fillcolor="#002060" stroked="f"/>
        </w:pict>
      </w:r>
      <w:bookmarkEnd w:id="195"/>
    </w:p>
    <w:p w14:paraId="145ED533" w14:textId="77777777" w:rsidR="00FA52E7" w:rsidRPr="000B632C" w:rsidRDefault="00FA52E7" w:rsidP="000B632C">
      <w:pPr>
        <w:pStyle w:val="Heading3"/>
        <w:rPr>
          <w:color w:val="002060"/>
        </w:rPr>
      </w:pPr>
      <w:bookmarkStart w:id="196" w:name="_Toc215758862"/>
      <w:r w:rsidRPr="000B632C">
        <w:rPr>
          <w:color w:val="002060"/>
        </w:rPr>
        <w:t>Confidential data and voter privacy should be protected in accordance with applicable laws and regulations. Where these constraints limit public disclosure, they should be explained.</w:t>
      </w:r>
      <w:bookmarkEnd w:id="196"/>
    </w:p>
    <w:p w14:paraId="1525B27D" w14:textId="6C243DB6" w:rsidR="00FA52E7" w:rsidRPr="000B632C" w:rsidRDefault="00000000" w:rsidP="00453745">
      <w:bookmarkStart w:id="197" w:name="_Toc215758863"/>
      <w:r>
        <w:pict w14:anchorId="3BD03E17">
          <v:rect id="_x0000_i1046" style="width:468pt;height:6pt" o:hralign="center" o:hrstd="t" o:hrnoshade="t" o:hr="t" fillcolor="#002060" stroked="f"/>
        </w:pict>
      </w:r>
      <w:bookmarkEnd w:id="197"/>
    </w:p>
    <w:p w14:paraId="5CD98F2B" w14:textId="77777777" w:rsidR="00FA52E7" w:rsidRPr="000B632C" w:rsidRDefault="00FA52E7" w:rsidP="00453745">
      <w:pPr>
        <w:rPr>
          <w:b/>
          <w:color w:val="002060"/>
        </w:rPr>
      </w:pPr>
      <w:bookmarkStart w:id="198" w:name="_Toc215758864"/>
      <w:r w:rsidRPr="000B632C">
        <w:rPr>
          <w:b/>
          <w:color w:val="002060"/>
        </w:rPr>
        <w:t>Discussion</w:t>
      </w:r>
      <w:bookmarkEnd w:id="198"/>
    </w:p>
    <w:p w14:paraId="21565EFB" w14:textId="77777777" w:rsidR="00FA52E7" w:rsidRDefault="00FA52E7" w:rsidP="00FA52E7">
      <w:r w:rsidRPr="00D164AC">
        <w:rPr>
          <w:rFonts w:ascii="Aptos" w:hAnsi="Aptos"/>
          <w:color w:val="000000"/>
        </w:rPr>
        <w:t xml:space="preserve">Many </w:t>
      </w:r>
      <w:r>
        <w:rPr>
          <w:rFonts w:ascii="Aptos" w:hAnsi="Aptos"/>
          <w:color w:val="000000"/>
        </w:rPr>
        <w:t xml:space="preserve">scenarios in </w:t>
      </w:r>
      <w:r w:rsidRPr="00D164AC">
        <w:rPr>
          <w:rFonts w:ascii="Aptos" w:hAnsi="Aptos"/>
          <w:color w:val="000000"/>
        </w:rPr>
        <w:t xml:space="preserve">election administration require privacy protection to prevent </w:t>
      </w:r>
      <w:r>
        <w:rPr>
          <w:rFonts w:ascii="Aptos" w:hAnsi="Aptos"/>
          <w:color w:val="000000"/>
        </w:rPr>
        <w:t>the misuse or exposure of personal data</w:t>
      </w:r>
      <w:r w:rsidRPr="00D164AC">
        <w:rPr>
          <w:rFonts w:ascii="Aptos" w:hAnsi="Aptos"/>
          <w:color w:val="000000"/>
        </w:rPr>
        <w:t xml:space="preserve">. Privacy concerns during </w:t>
      </w:r>
      <w:r>
        <w:rPr>
          <w:rFonts w:ascii="Aptos" w:hAnsi="Aptos"/>
          <w:color w:val="000000"/>
        </w:rPr>
        <w:t xml:space="preserve">election </w:t>
      </w:r>
      <w:r w:rsidRPr="00D164AC">
        <w:rPr>
          <w:rFonts w:ascii="Aptos" w:hAnsi="Aptos"/>
          <w:color w:val="000000"/>
        </w:rPr>
        <w:t>audits depend on various factors, such as:</w:t>
      </w:r>
    </w:p>
    <w:p w14:paraId="09868E6A" w14:textId="77777777" w:rsidR="00FA52E7" w:rsidRDefault="00FA52E7" w:rsidP="00527F5C">
      <w:pPr>
        <w:pStyle w:val="ListParagraph"/>
        <w:numPr>
          <w:ilvl w:val="0"/>
          <w:numId w:val="31"/>
        </w:numPr>
      </w:pPr>
      <w:r>
        <w:t>The portion of the election process being audited;</w:t>
      </w:r>
    </w:p>
    <w:p w14:paraId="0A123A13" w14:textId="77777777" w:rsidR="00FA52E7" w:rsidRDefault="00FA52E7" w:rsidP="00527F5C">
      <w:pPr>
        <w:pStyle w:val="ListParagraph"/>
        <w:numPr>
          <w:ilvl w:val="0"/>
          <w:numId w:val="31"/>
        </w:numPr>
      </w:pPr>
      <w:r>
        <w:t>The type of evidence being examined;</w:t>
      </w:r>
    </w:p>
    <w:p w14:paraId="784A9BE7" w14:textId="77777777" w:rsidR="00FA52E7" w:rsidRDefault="00FA52E7" w:rsidP="00527F5C">
      <w:pPr>
        <w:pStyle w:val="ListParagraph"/>
        <w:numPr>
          <w:ilvl w:val="0"/>
          <w:numId w:val="31"/>
        </w:numPr>
      </w:pPr>
      <w:r>
        <w:t>The degree of public disclosure; and</w:t>
      </w:r>
    </w:p>
    <w:p w14:paraId="614BE52D" w14:textId="77777777" w:rsidR="00FA52E7" w:rsidRPr="00F83B51" w:rsidRDefault="00FA52E7" w:rsidP="00527F5C">
      <w:pPr>
        <w:pStyle w:val="ListParagraph"/>
        <w:numPr>
          <w:ilvl w:val="0"/>
          <w:numId w:val="31"/>
        </w:numPr>
      </w:pPr>
      <w:r>
        <w:t xml:space="preserve">The laws and regulations </w:t>
      </w:r>
      <w:proofErr w:type="gramStart"/>
      <w:r>
        <w:t>in a given</w:t>
      </w:r>
      <w:proofErr w:type="gramEnd"/>
      <w:r>
        <w:t xml:space="preserve"> state or jurisdiction.</w:t>
      </w:r>
    </w:p>
    <w:p w14:paraId="37A3DDB8" w14:textId="77777777" w:rsidR="00FA52E7" w:rsidRDefault="00FA52E7" w:rsidP="00FA52E7">
      <w:r>
        <w:t>In practice, applying the audit standard of privacy/confidentiality means that officials should ensure that a</w:t>
      </w:r>
      <w:r w:rsidRPr="0032620D">
        <w:t xml:space="preserve">ll sensitive information </w:t>
      </w:r>
      <w:r>
        <w:t>is</w:t>
      </w:r>
      <w:r w:rsidRPr="0032620D">
        <w:t xml:space="preserve"> safeguarded in compliance with applicable laws and regulations</w:t>
      </w:r>
      <w:r>
        <w:t xml:space="preserve"> during the election audit</w:t>
      </w:r>
      <w:r w:rsidRPr="0032620D">
        <w:t xml:space="preserve">. </w:t>
      </w:r>
    </w:p>
    <w:p w14:paraId="247DA4AD" w14:textId="77777777" w:rsidR="00FA52E7" w:rsidRDefault="00FA52E7" w:rsidP="00FA52E7">
      <w:pPr>
        <w:rPr>
          <w:rFonts w:ascii="Aptos" w:hAnsi="Aptos"/>
          <w:color w:val="000000"/>
        </w:rPr>
      </w:pPr>
      <w:r>
        <w:rPr>
          <w:rFonts w:ascii="Aptos" w:hAnsi="Aptos"/>
          <w:color w:val="000000"/>
        </w:rPr>
        <w:t>T</w:t>
      </w:r>
      <w:r w:rsidRPr="00304F2B">
        <w:rPr>
          <w:rFonts w:ascii="Aptos" w:hAnsi="Aptos"/>
          <w:color w:val="000000"/>
        </w:rPr>
        <w:t>he most common form of voter privacy protection is the secret ballot, which guarantees that individual ballots remain untraceable to specific voters.</w:t>
      </w:r>
      <w:r>
        <w:rPr>
          <w:rFonts w:ascii="Aptos" w:hAnsi="Aptos"/>
          <w:color w:val="000000"/>
        </w:rPr>
        <w:t xml:space="preserve"> </w:t>
      </w:r>
      <w:r>
        <w:t xml:space="preserve">Audits that examine physical paper ballots, images of scanned ballots, and/or cast vote records should maintain voter privacy, especially if audit materials are publicly disclosed. </w:t>
      </w:r>
      <w:r w:rsidRPr="009B354E">
        <w:rPr>
          <w:rFonts w:ascii="Aptos" w:hAnsi="Aptos"/>
          <w:color w:val="000000"/>
        </w:rPr>
        <w:t xml:space="preserve">Hand-marked ballots may occasionally contain stray marks or handwriting, and certain ballots can include distinctive votes or patterns that could unintentionally link a ballot to an individual voter (such as a write-in vote for a unique name). While it is strictly prohibited to alter any portion of a physical ballot, some voting technologies </w:t>
      </w:r>
      <w:r>
        <w:rPr>
          <w:rFonts w:ascii="Aptos" w:hAnsi="Aptos"/>
          <w:color w:val="000000"/>
        </w:rPr>
        <w:t>can</w:t>
      </w:r>
      <w:r w:rsidRPr="009B354E">
        <w:rPr>
          <w:rFonts w:ascii="Aptos" w:hAnsi="Aptos"/>
          <w:color w:val="000000"/>
        </w:rPr>
        <w:t xml:space="preserve"> redact nonessential marks from ballot images to address privacy concerns before these images are released to the public.</w:t>
      </w:r>
    </w:p>
    <w:p w14:paraId="0323499B" w14:textId="57B552F7" w:rsidR="00FA52E7" w:rsidRPr="00D04497" w:rsidRDefault="00D04497" w:rsidP="00FA52E7">
      <w:pPr>
        <w:rPr>
          <w:rFonts w:ascii="Aptos" w:hAnsi="Aptos"/>
          <w:i/>
          <w:color w:val="000000"/>
        </w:rPr>
      </w:pPr>
      <w:r w:rsidRPr="00D04497">
        <w:rPr>
          <w:rFonts w:ascii="Aptos" w:hAnsi="Aptos"/>
          <w:i/>
          <w:iCs/>
          <w:color w:val="000000"/>
        </w:rPr>
        <w:t>Example</w:t>
      </w:r>
    </w:p>
    <w:tbl>
      <w:tblPr>
        <w:tblStyle w:val="TableGrid"/>
        <w:tblW w:w="0" w:type="auto"/>
        <w:tblInd w:w="535" w:type="dxa"/>
        <w:tblLook w:val="04A0" w:firstRow="1" w:lastRow="0" w:firstColumn="1" w:lastColumn="0" w:noHBand="0" w:noVBand="1"/>
      </w:tblPr>
      <w:tblGrid>
        <w:gridCol w:w="7740"/>
      </w:tblGrid>
      <w:tr w:rsidR="00FA52E7" w14:paraId="492461FE" w14:textId="77777777" w:rsidTr="00170F2C">
        <w:tc>
          <w:tcPr>
            <w:tcW w:w="7740" w:type="dxa"/>
            <w:shd w:val="clear" w:color="auto" w:fill="F2F2F2" w:themeFill="background1" w:themeFillShade="F2"/>
          </w:tcPr>
          <w:p w14:paraId="7BCB8118" w14:textId="77777777" w:rsidR="00FA52E7" w:rsidRPr="008D1E32" w:rsidRDefault="00FA52E7" w:rsidP="00170F2C">
            <w:pPr>
              <w:rPr>
                <w:rFonts w:ascii="Aptos" w:hAnsi="Aptos"/>
                <w:b/>
                <w:bCs/>
                <w:color w:val="000000"/>
              </w:rPr>
            </w:pPr>
            <w:r w:rsidRPr="008D1E32">
              <w:rPr>
                <w:rFonts w:ascii="Aptos" w:hAnsi="Aptos"/>
                <w:b/>
                <w:bCs/>
                <w:color w:val="000000"/>
              </w:rPr>
              <w:t>Core Principle: The Secret Ballot</w:t>
            </w:r>
          </w:p>
        </w:tc>
      </w:tr>
      <w:tr w:rsidR="00FA52E7" w14:paraId="33E0D08D" w14:textId="77777777" w:rsidTr="00170F2C">
        <w:tc>
          <w:tcPr>
            <w:tcW w:w="7740" w:type="dxa"/>
          </w:tcPr>
          <w:p w14:paraId="13D029D0" w14:textId="77777777" w:rsidR="00FA52E7" w:rsidRDefault="00FA52E7" w:rsidP="00170F2C">
            <w:pPr>
              <w:rPr>
                <w:rFonts w:ascii="Aptos" w:hAnsi="Aptos"/>
                <w:color w:val="000000"/>
              </w:rPr>
            </w:pPr>
            <w:r>
              <w:rPr>
                <w:rFonts w:ascii="Aptos" w:hAnsi="Aptos"/>
                <w:color w:val="000000"/>
              </w:rPr>
              <w:t xml:space="preserve">A secret ballot refers to a </w:t>
            </w:r>
            <w:r w:rsidRPr="00401C97">
              <w:rPr>
                <w:rFonts w:ascii="Aptos" w:hAnsi="Aptos"/>
                <w:color w:val="000000"/>
              </w:rPr>
              <w:t>set of rules and procedures to establish the fundamental right of voters in the United States to cast a secret ballot. These procedures ensure that no ballot can be associated with a voter, thereby allowing voters to mark their ballots freely and without fear of repercussion or reprisal.</w:t>
            </w:r>
          </w:p>
        </w:tc>
      </w:tr>
    </w:tbl>
    <w:p w14:paraId="52AD8FB5" w14:textId="77777777" w:rsidR="00FA52E7" w:rsidRDefault="00FA52E7" w:rsidP="00FA52E7"/>
    <w:p w14:paraId="676EEE77" w14:textId="77777777" w:rsidR="00FA52E7" w:rsidRDefault="00FA52E7" w:rsidP="00FA52E7">
      <w:r w:rsidRPr="00796688">
        <w:lastRenderedPageBreak/>
        <w:t xml:space="preserve">Privacy challenges </w:t>
      </w:r>
      <w:r>
        <w:t xml:space="preserve">can also </w:t>
      </w:r>
      <w:r w:rsidRPr="00796688">
        <w:t xml:space="preserve">arise when </w:t>
      </w:r>
      <w:r>
        <w:t xml:space="preserve">auditing election </w:t>
      </w:r>
      <w:r w:rsidRPr="00796688">
        <w:t xml:space="preserve">results from precincts with </w:t>
      </w:r>
      <w:r>
        <w:t>a small number of</w:t>
      </w:r>
      <w:r w:rsidRPr="00796688">
        <w:t xml:space="preserve"> ballots. For example, if only one ballot is cast in a precinct during a low-turnout election, </w:t>
      </w:r>
      <w:r>
        <w:t>auditors</w:t>
      </w:r>
      <w:r w:rsidRPr="00796688">
        <w:t xml:space="preserve"> </w:t>
      </w:r>
      <w:r>
        <w:t>may be able</w:t>
      </w:r>
      <w:r w:rsidRPr="00796688">
        <w:t xml:space="preserve"> to identify </w:t>
      </w:r>
      <w:r>
        <w:t>a specific voter if mitigation measures are not used to protect the voter’s privacy</w:t>
      </w:r>
      <w:r w:rsidRPr="00796688">
        <w:t>. Even with a handful of ballots, if most voters choose the same candidate, the risk remains.</w:t>
      </w:r>
      <w:r>
        <w:t xml:space="preserve"> </w:t>
      </w:r>
      <w:r w:rsidRPr="008E0F37">
        <w:t xml:space="preserve">To alleviate this </w:t>
      </w:r>
      <w:r>
        <w:t>type of</w:t>
      </w:r>
      <w:r w:rsidRPr="008E0F37">
        <w:t xml:space="preserve"> concern</w:t>
      </w:r>
      <w:r>
        <w:t xml:space="preserve">, the public reporting of election results and tabulation audit results may combine precincts with small numbers of votes cast </w:t>
      </w:r>
      <w:r w:rsidRPr="008E0F37">
        <w:t>into a single, larger precinct to protect voter privacy.</w:t>
      </w:r>
    </w:p>
    <w:p w14:paraId="25BF31A9" w14:textId="77777777" w:rsidR="00FA52E7" w:rsidRDefault="00FA52E7" w:rsidP="00FA52E7">
      <w:r w:rsidRPr="00796688">
        <w:t>Similar concerns apply to unique ballot types</w:t>
      </w:r>
      <w:r>
        <w:t>, s</w:t>
      </w:r>
      <w:r w:rsidRPr="00796688">
        <w:t>uch as Federal Write-In Absentee Ballots (FWABs), Uniformed and Overseas Citizens Absentee Voting Act (UOCAVA) ballots, or accessible ballots</w:t>
      </w:r>
      <w:r>
        <w:t xml:space="preserve">, </w:t>
      </w:r>
      <w:r w:rsidRPr="00796688">
        <w:t>which may stand out from standard ballots and make it easier to identify individual voters.</w:t>
      </w:r>
    </w:p>
    <w:p w14:paraId="32E0DF7C" w14:textId="77777777" w:rsidR="00FA52E7" w:rsidRPr="000B632C" w:rsidRDefault="00FA52E7" w:rsidP="00FA52E7">
      <w:pPr>
        <w:rPr>
          <w:color w:val="002060"/>
        </w:rPr>
      </w:pPr>
      <w:r w:rsidRPr="000B632C">
        <w:rPr>
          <w:color w:val="002060"/>
        </w:rPr>
        <w:t>Considerations</w:t>
      </w:r>
    </w:p>
    <w:p w14:paraId="77EA6FA3" w14:textId="77777777" w:rsidR="00FA52E7" w:rsidRDefault="00FA52E7" w:rsidP="00FA52E7">
      <w:pPr>
        <w:rPr>
          <w:rFonts w:ascii="Aptos" w:hAnsi="Aptos"/>
          <w:color w:val="000000"/>
        </w:rPr>
      </w:pPr>
      <w:r w:rsidRPr="00560030">
        <w:t>While the examples discussed</w:t>
      </w:r>
      <w:r>
        <w:t xml:space="preserve"> in this section</w:t>
      </w:r>
      <w:r w:rsidRPr="00560030">
        <w:t xml:space="preserve"> focus on the importance </w:t>
      </w:r>
      <w:r>
        <w:t xml:space="preserve">of protecting voters' right to a </w:t>
      </w:r>
      <w:r w:rsidRPr="00560030">
        <w:t>secret ballot during</w:t>
      </w:r>
      <w:r>
        <w:t xml:space="preserve"> an</w:t>
      </w:r>
      <w:r w:rsidRPr="00560030">
        <w:t xml:space="preserve"> audit</w:t>
      </w:r>
      <w:r>
        <w:t xml:space="preserve">, </w:t>
      </w:r>
      <w:r w:rsidRPr="00560030">
        <w:t xml:space="preserve">voter </w:t>
      </w:r>
      <w:r>
        <w:t>privacy extends</w:t>
      </w:r>
      <w:r w:rsidRPr="00560030">
        <w:t xml:space="preserve"> beyond the anonymity of individual ballots. </w:t>
      </w:r>
      <w:r w:rsidRPr="00A969DB">
        <w:rPr>
          <w:rFonts w:ascii="Aptos" w:hAnsi="Aptos"/>
          <w:color w:val="000000"/>
        </w:rPr>
        <w:t>As audits are planned</w:t>
      </w:r>
      <w:r>
        <w:rPr>
          <w:rFonts w:ascii="Aptos" w:hAnsi="Aptos"/>
          <w:color w:val="000000"/>
        </w:rPr>
        <w:t>,</w:t>
      </w:r>
      <w:r w:rsidRPr="00A969DB">
        <w:rPr>
          <w:rFonts w:ascii="Aptos" w:hAnsi="Aptos"/>
          <w:color w:val="000000"/>
        </w:rPr>
        <w:t xml:space="preserve"> officials should carefully evaluate potential </w:t>
      </w:r>
      <w:r>
        <w:rPr>
          <w:rFonts w:ascii="Aptos" w:hAnsi="Aptos"/>
          <w:color w:val="000000"/>
        </w:rPr>
        <w:t>risks</w:t>
      </w:r>
      <w:r w:rsidRPr="00A969DB">
        <w:rPr>
          <w:rFonts w:ascii="Aptos" w:hAnsi="Aptos"/>
          <w:color w:val="000000"/>
        </w:rPr>
        <w:t xml:space="preserve"> </w:t>
      </w:r>
      <w:r>
        <w:rPr>
          <w:rFonts w:ascii="Aptos" w:hAnsi="Aptos"/>
          <w:color w:val="000000"/>
        </w:rPr>
        <w:t>to</w:t>
      </w:r>
      <w:r w:rsidRPr="00A969DB">
        <w:rPr>
          <w:rFonts w:ascii="Aptos" w:hAnsi="Aptos"/>
          <w:color w:val="000000"/>
        </w:rPr>
        <w:t xml:space="preserve"> voter privacy and take measures to mitigate them wherever feasible. Key considerations include:</w:t>
      </w:r>
    </w:p>
    <w:p w14:paraId="77C9A703" w14:textId="77777777" w:rsidR="00FA52E7" w:rsidRPr="00A969DB" w:rsidRDefault="00FA52E7" w:rsidP="00527F5C">
      <w:pPr>
        <w:pStyle w:val="ListParagraph"/>
        <w:numPr>
          <w:ilvl w:val="0"/>
          <w:numId w:val="33"/>
        </w:numPr>
      </w:pPr>
      <w:r w:rsidRPr="006859E0">
        <w:rPr>
          <w:rFonts w:ascii="Aptos" w:hAnsi="Aptos"/>
          <w:color w:val="000000"/>
        </w:rPr>
        <w:t>Officials should identify privacy risks early and address them when possible.</w:t>
      </w:r>
    </w:p>
    <w:p w14:paraId="0E192663" w14:textId="77777777" w:rsidR="00FA52E7" w:rsidRPr="006859E0" w:rsidRDefault="00FA52E7" w:rsidP="00527F5C">
      <w:pPr>
        <w:pStyle w:val="ListParagraph"/>
        <w:numPr>
          <w:ilvl w:val="0"/>
          <w:numId w:val="32"/>
        </w:numPr>
        <w:rPr>
          <w:rFonts w:ascii="Aptos" w:hAnsi="Aptos"/>
          <w:color w:val="000000"/>
        </w:rPr>
      </w:pPr>
      <w:r w:rsidRPr="00A969DB">
        <w:rPr>
          <w:rFonts w:ascii="Aptos" w:hAnsi="Aptos"/>
          <w:color w:val="000000"/>
        </w:rPr>
        <w:t>Audits frequently necessitate balancing</w:t>
      </w:r>
      <w:r>
        <w:rPr>
          <w:rFonts w:ascii="Aptos" w:hAnsi="Aptos"/>
          <w:color w:val="000000"/>
        </w:rPr>
        <w:t xml:space="preserve"> p</w:t>
      </w:r>
      <w:r w:rsidRPr="006859E0">
        <w:rPr>
          <w:rFonts w:ascii="Aptos" w:hAnsi="Aptos"/>
          <w:color w:val="000000"/>
        </w:rPr>
        <w:t>rivacy protections</w:t>
      </w:r>
      <w:r>
        <w:rPr>
          <w:rFonts w:ascii="Aptos" w:hAnsi="Aptos"/>
          <w:color w:val="000000"/>
        </w:rPr>
        <w:t xml:space="preserve"> and t</w:t>
      </w:r>
      <w:r w:rsidRPr="006859E0">
        <w:rPr>
          <w:rFonts w:ascii="Aptos" w:hAnsi="Aptos"/>
          <w:color w:val="000000"/>
        </w:rPr>
        <w:t>ransparency</w:t>
      </w:r>
      <w:r>
        <w:rPr>
          <w:rFonts w:ascii="Aptos" w:hAnsi="Aptos"/>
          <w:color w:val="000000"/>
        </w:rPr>
        <w:t>.</w:t>
      </w:r>
      <w:r w:rsidRPr="006859E0">
        <w:rPr>
          <w:rFonts w:ascii="Aptos" w:hAnsi="Aptos"/>
          <w:color w:val="000000"/>
        </w:rPr>
        <w:t xml:space="preserve"> </w:t>
      </w:r>
    </w:p>
    <w:p w14:paraId="75E26706" w14:textId="77777777" w:rsidR="00FA52E7" w:rsidRDefault="00FA52E7" w:rsidP="00527F5C">
      <w:pPr>
        <w:pStyle w:val="ListParagraph"/>
        <w:numPr>
          <w:ilvl w:val="0"/>
          <w:numId w:val="32"/>
        </w:numPr>
        <w:rPr>
          <w:rFonts w:ascii="Aptos" w:hAnsi="Aptos"/>
          <w:color w:val="000000"/>
        </w:rPr>
      </w:pPr>
      <w:r w:rsidRPr="00A969DB">
        <w:rPr>
          <w:rFonts w:ascii="Aptos" w:hAnsi="Aptos"/>
          <w:color w:val="000000"/>
        </w:rPr>
        <w:t xml:space="preserve">Some privacy solutions may </w:t>
      </w:r>
      <w:r>
        <w:rPr>
          <w:rFonts w:ascii="Aptos" w:hAnsi="Aptos"/>
          <w:color w:val="000000"/>
        </w:rPr>
        <w:t>require resources that are</w:t>
      </w:r>
      <w:r w:rsidRPr="00A969DB">
        <w:rPr>
          <w:rFonts w:ascii="Aptos" w:hAnsi="Aptos"/>
          <w:color w:val="000000"/>
        </w:rPr>
        <w:t xml:space="preserve"> not readily accessible, making </w:t>
      </w:r>
      <w:r>
        <w:rPr>
          <w:rFonts w:ascii="Aptos" w:hAnsi="Aptos"/>
          <w:color w:val="000000"/>
        </w:rPr>
        <w:t>planning ahead</w:t>
      </w:r>
      <w:r w:rsidRPr="00A969DB">
        <w:rPr>
          <w:rFonts w:ascii="Aptos" w:hAnsi="Aptos"/>
          <w:color w:val="000000"/>
        </w:rPr>
        <w:t xml:space="preserve"> essential</w:t>
      </w:r>
      <w:r>
        <w:rPr>
          <w:rFonts w:ascii="Aptos" w:hAnsi="Aptos"/>
          <w:color w:val="000000"/>
        </w:rPr>
        <w:t>.</w:t>
      </w:r>
    </w:p>
    <w:p w14:paraId="099740D4" w14:textId="77777777" w:rsidR="00FA52E7" w:rsidRPr="000B632C" w:rsidRDefault="00FA52E7" w:rsidP="00FA52E7">
      <w:pPr>
        <w:rPr>
          <w:rFonts w:ascii="Aptos" w:hAnsi="Aptos"/>
          <w:color w:val="002060"/>
        </w:rPr>
      </w:pPr>
      <w:r w:rsidRPr="000B632C">
        <w:rPr>
          <w:noProof/>
          <w:color w:val="002060"/>
        </w:rPr>
        <mc:AlternateContent>
          <mc:Choice Requires="wps">
            <w:drawing>
              <wp:anchor distT="45720" distB="45720" distL="114300" distR="114300" simplePos="0" relativeHeight="251658256" behindDoc="0" locked="0" layoutInCell="1" allowOverlap="1" wp14:anchorId="0A9EAB02" wp14:editId="041322BA">
                <wp:simplePos x="0" y="0"/>
                <wp:positionH relativeFrom="column">
                  <wp:posOffset>57150</wp:posOffset>
                </wp:positionH>
                <wp:positionV relativeFrom="paragraph">
                  <wp:posOffset>450850</wp:posOffset>
                </wp:positionV>
                <wp:extent cx="5619750" cy="1404620"/>
                <wp:effectExtent l="0" t="0" r="19050" b="28575"/>
                <wp:wrapSquare wrapText="bothSides"/>
                <wp:docPr id="1067406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1404620"/>
                        </a:xfrm>
                        <a:prstGeom prst="rect">
                          <a:avLst/>
                        </a:prstGeom>
                        <a:solidFill>
                          <a:schemeClr val="bg1">
                            <a:lumMod val="95000"/>
                          </a:schemeClr>
                        </a:solidFill>
                        <a:ln w="9525">
                          <a:solidFill>
                            <a:srgbClr val="000000"/>
                          </a:solidFill>
                          <a:miter lim="800000"/>
                          <a:headEnd/>
                          <a:tailEnd/>
                        </a:ln>
                      </wps:spPr>
                      <wps:txbx>
                        <w:txbxContent>
                          <w:p w14:paraId="3EEAC3E2" w14:textId="77777777" w:rsidR="00FA52E7" w:rsidRDefault="00FA52E7" w:rsidP="00FA52E7">
                            <w:pPr>
                              <w:spacing w:after="0" w:line="300" w:lineRule="atLeast"/>
                              <w:rPr>
                                <w:rFonts w:eastAsia="Times New Roman" w:cs="Segoe UI"/>
                                <w:i/>
                                <w:iCs/>
                                <w:kern w:val="0"/>
                                <w14:ligatures w14:val="none"/>
                              </w:rPr>
                            </w:pPr>
                            <w:r w:rsidRPr="00DB147C">
                              <w:rPr>
                                <w:rFonts w:eastAsia="Times New Roman" w:cs="Segoe UI"/>
                                <w:i/>
                                <w:iCs/>
                                <w:kern w:val="0"/>
                                <w14:ligatures w14:val="none"/>
                              </w:rPr>
                              <w:t xml:space="preserve">“For the standard of </w:t>
                            </w:r>
                            <w:r>
                              <w:rPr>
                                <w:rFonts w:eastAsia="Times New Roman" w:cs="Segoe UI"/>
                                <w:b/>
                                <w:bCs/>
                                <w:i/>
                                <w:iCs/>
                                <w:kern w:val="0"/>
                                <w14:ligatures w14:val="none"/>
                              </w:rPr>
                              <w:t>p</w:t>
                            </w:r>
                            <w:r w:rsidRPr="00DB147C">
                              <w:rPr>
                                <w:rFonts w:eastAsia="Times New Roman" w:cs="Segoe UI"/>
                                <w:b/>
                                <w:bCs/>
                                <w:i/>
                                <w:iCs/>
                                <w:kern w:val="0"/>
                                <w14:ligatures w14:val="none"/>
                              </w:rPr>
                              <w:t>rivacy/</w:t>
                            </w:r>
                            <w:r>
                              <w:rPr>
                                <w:rFonts w:eastAsia="Times New Roman" w:cs="Segoe UI"/>
                                <w:b/>
                                <w:bCs/>
                                <w:i/>
                                <w:iCs/>
                                <w:kern w:val="0"/>
                                <w14:ligatures w14:val="none"/>
                              </w:rPr>
                              <w:t>c</w:t>
                            </w:r>
                            <w:r w:rsidRPr="00DB147C">
                              <w:rPr>
                                <w:rFonts w:eastAsia="Times New Roman" w:cs="Segoe UI"/>
                                <w:b/>
                                <w:bCs/>
                                <w:i/>
                                <w:iCs/>
                                <w:kern w:val="0"/>
                                <w14:ligatures w14:val="none"/>
                              </w:rPr>
                              <w:t>onfidentiality</w:t>
                            </w:r>
                            <w:r w:rsidRPr="00DB147C">
                              <w:rPr>
                                <w:rFonts w:eastAsia="Times New Roman" w:cs="Segoe UI"/>
                                <w:i/>
                                <w:iCs/>
                                <w:kern w:val="0"/>
                                <w14:ligatures w14:val="none"/>
                              </w:rPr>
                              <w:t xml:space="preserve">, we </w:t>
                            </w:r>
                            <w:r>
                              <w:rPr>
                                <w:rFonts w:eastAsia="Times New Roman" w:cs="Segoe UI"/>
                                <w:i/>
                                <w:iCs/>
                                <w:kern w:val="0"/>
                                <w14:ligatures w14:val="none"/>
                              </w:rPr>
                              <w:t>conduct</w:t>
                            </w:r>
                            <w:r w:rsidRPr="00DB147C">
                              <w:rPr>
                                <w:rFonts w:eastAsia="Times New Roman" w:cs="Segoe UI"/>
                                <w:i/>
                                <w:iCs/>
                                <w:kern w:val="0"/>
                                <w14:ligatures w14:val="none"/>
                              </w:rPr>
                              <w:t xml:space="preserve"> audits… (for example)</w:t>
                            </w:r>
                          </w:p>
                          <w:p w14:paraId="4F699289" w14:textId="77777777" w:rsidR="00FA52E7" w:rsidRPr="00DB147C" w:rsidRDefault="00FA52E7" w:rsidP="00FA52E7">
                            <w:pPr>
                              <w:spacing w:after="0" w:line="300" w:lineRule="atLeast"/>
                              <w:rPr>
                                <w:rFonts w:eastAsia="Times New Roman" w:cs="Segoe UI"/>
                                <w:i/>
                                <w:iCs/>
                                <w:kern w:val="0"/>
                                <w14:ligatures w14:val="none"/>
                              </w:rPr>
                            </w:pPr>
                          </w:p>
                          <w:p w14:paraId="20277F04" w14:textId="77777777" w:rsidR="00FA52E7" w:rsidRPr="009A3116" w:rsidRDefault="00FA52E7" w:rsidP="00527F5C">
                            <w:pPr>
                              <w:pStyle w:val="ListParagraph"/>
                              <w:numPr>
                                <w:ilvl w:val="0"/>
                                <w:numId w:val="30"/>
                              </w:numPr>
                              <w:spacing w:after="0" w:line="300" w:lineRule="atLeast"/>
                              <w:rPr>
                                <w:rFonts w:eastAsia="Times New Roman" w:cs="Segoe UI"/>
                                <w:i/>
                                <w:iCs/>
                                <w:kern w:val="0"/>
                                <w14:ligatures w14:val="none"/>
                              </w:rPr>
                            </w:pPr>
                            <w:r w:rsidRPr="009A3116">
                              <w:rPr>
                                <w:rFonts w:eastAsia="Times New Roman" w:cs="Segoe UI"/>
                                <w:i/>
                                <w:iCs/>
                                <w:kern w:val="0"/>
                                <w14:ligatures w14:val="none"/>
                              </w:rPr>
                              <w:t>…that safeguard personally identifiable information such as Social Security numbers, ensuring compliance with privacy laws.”</w:t>
                            </w:r>
                          </w:p>
                          <w:p w14:paraId="26408FDA" w14:textId="77777777" w:rsidR="00FA52E7" w:rsidRPr="005F46F5" w:rsidRDefault="00FA52E7" w:rsidP="00527F5C">
                            <w:pPr>
                              <w:pStyle w:val="ListParagraph"/>
                              <w:numPr>
                                <w:ilvl w:val="0"/>
                                <w:numId w:val="30"/>
                              </w:numPr>
                              <w:rPr>
                                <w:i/>
                                <w:iCs/>
                              </w:rPr>
                            </w:pPr>
                            <w:r w:rsidRPr="005F46F5">
                              <w:rPr>
                                <w:i/>
                                <w:iCs/>
                              </w:rPr>
                              <w:t>…that protect voter signatures during ballot signature verification, limiting access and disclosure to authorized personnel only.”</w:t>
                            </w:r>
                          </w:p>
                          <w:p w14:paraId="15DB580B" w14:textId="77777777" w:rsidR="00FA52E7" w:rsidRPr="00E260EF" w:rsidRDefault="00FA52E7" w:rsidP="00527F5C">
                            <w:pPr>
                              <w:pStyle w:val="ListParagraph"/>
                              <w:numPr>
                                <w:ilvl w:val="0"/>
                                <w:numId w:val="30"/>
                              </w:numPr>
                            </w:pPr>
                            <w:r>
                              <w:t>…</w:t>
                            </w:r>
                            <w:r w:rsidRPr="00E260EF">
                              <w:rPr>
                                <w:i/>
                                <w:iCs/>
                              </w:rPr>
                              <w:t>that ensure individual ballot</w:t>
                            </w:r>
                            <w:r>
                              <w:rPr>
                                <w:i/>
                                <w:iCs/>
                              </w:rPr>
                              <w:t xml:space="preserve">s </w:t>
                            </w:r>
                            <w:r w:rsidRPr="00E260EF">
                              <w:rPr>
                                <w:i/>
                                <w:iCs/>
                              </w:rPr>
                              <w:t xml:space="preserve">are never linked to a voter’s identity, preserving the secrecy of the </w:t>
                            </w:r>
                            <w:r>
                              <w:rPr>
                                <w:i/>
                                <w:iCs/>
                              </w:rPr>
                              <w:t>vote</w:t>
                            </w:r>
                            <w:r w:rsidRPr="00E260EF">
                              <w:rPr>
                                <w:i/>
                                <w:iC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9EAB02" id="_x0000_s1039" type="#_x0000_t202" style="position:absolute;margin-left:4.5pt;margin-top:35.5pt;width:442.5pt;height:110.6pt;z-index:2516582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" fillcolor="#f2f2f2 [3052]">
                <v:textbox style="mso-fit-shape-to-text:t">
                  <w:txbxContent>
                    <w:p w14:paraId="3EEAC3E2" w14:textId="77777777" w:rsidR="00FA52E7" w:rsidRDefault="00FA52E7" w:rsidP="00FA52E7">
                      <w:pPr>
                        <w:spacing w:after="0" w:line="300" w:lineRule="atLeast"/>
                        <w:rPr>
                          <w:rFonts w:eastAsia="Times New Roman" w:cs="Segoe UI"/>
                          <w:i/>
                          <w:iCs/>
                          <w:kern w:val="0"/>
                          <w14:ligatures w14:val="none"/>
                        </w:rPr>
                      </w:pPr>
                      <w:r w:rsidRPr="00DB147C">
                        <w:rPr>
                          <w:rFonts w:eastAsia="Times New Roman" w:cs="Segoe UI"/>
                          <w:i/>
                          <w:iCs/>
                          <w:kern w:val="0"/>
                          <w14:ligatures w14:val="none"/>
                        </w:rPr>
                        <w:t xml:space="preserve">“For the standard of </w:t>
                      </w:r>
                      <w:r>
                        <w:rPr>
                          <w:rFonts w:eastAsia="Times New Roman" w:cs="Segoe UI"/>
                          <w:b/>
                          <w:bCs/>
                          <w:i/>
                          <w:iCs/>
                          <w:kern w:val="0"/>
                          <w14:ligatures w14:val="none"/>
                        </w:rPr>
                        <w:t>p</w:t>
                      </w:r>
                      <w:r w:rsidRPr="00DB147C">
                        <w:rPr>
                          <w:rFonts w:eastAsia="Times New Roman" w:cs="Segoe UI"/>
                          <w:b/>
                          <w:bCs/>
                          <w:i/>
                          <w:iCs/>
                          <w:kern w:val="0"/>
                          <w14:ligatures w14:val="none"/>
                        </w:rPr>
                        <w:t>rivacy/</w:t>
                      </w:r>
                      <w:r>
                        <w:rPr>
                          <w:rFonts w:eastAsia="Times New Roman" w:cs="Segoe UI"/>
                          <w:b/>
                          <w:bCs/>
                          <w:i/>
                          <w:iCs/>
                          <w:kern w:val="0"/>
                          <w14:ligatures w14:val="none"/>
                        </w:rPr>
                        <w:t>c</w:t>
                      </w:r>
                      <w:r w:rsidRPr="00DB147C">
                        <w:rPr>
                          <w:rFonts w:eastAsia="Times New Roman" w:cs="Segoe UI"/>
                          <w:b/>
                          <w:bCs/>
                          <w:i/>
                          <w:iCs/>
                          <w:kern w:val="0"/>
                          <w14:ligatures w14:val="none"/>
                        </w:rPr>
                        <w:t>onfidentiality</w:t>
                      </w:r>
                      <w:r w:rsidRPr="00DB147C">
                        <w:rPr>
                          <w:rFonts w:eastAsia="Times New Roman" w:cs="Segoe UI"/>
                          <w:i/>
                          <w:iCs/>
                          <w:kern w:val="0"/>
                          <w14:ligatures w14:val="none"/>
                        </w:rPr>
                        <w:t xml:space="preserve">, we </w:t>
                      </w:r>
                      <w:r>
                        <w:rPr>
                          <w:rFonts w:eastAsia="Times New Roman" w:cs="Segoe UI"/>
                          <w:i/>
                          <w:iCs/>
                          <w:kern w:val="0"/>
                          <w14:ligatures w14:val="none"/>
                        </w:rPr>
                        <w:t>conduct</w:t>
                      </w:r>
                      <w:r w:rsidRPr="00DB147C">
                        <w:rPr>
                          <w:rFonts w:eastAsia="Times New Roman" w:cs="Segoe UI"/>
                          <w:i/>
                          <w:iCs/>
                          <w:kern w:val="0"/>
                          <w14:ligatures w14:val="none"/>
                        </w:rPr>
                        <w:t xml:space="preserve"> audits… (for example)</w:t>
                      </w:r>
                    </w:p>
                    <w:p w14:paraId="4F699289" w14:textId="77777777" w:rsidR="00FA52E7" w:rsidRPr="00DB147C" w:rsidRDefault="00FA52E7" w:rsidP="00FA52E7">
                      <w:pPr>
                        <w:spacing w:after="0" w:line="300" w:lineRule="atLeast"/>
                        <w:rPr>
                          <w:rFonts w:eastAsia="Times New Roman" w:cs="Segoe UI"/>
                          <w:i/>
                          <w:iCs/>
                          <w:kern w:val="0"/>
                          <w14:ligatures w14:val="none"/>
                        </w:rPr>
                      </w:pPr>
                    </w:p>
                    <w:p w14:paraId="20277F04" w14:textId="77777777" w:rsidR="00FA52E7" w:rsidRPr="009A3116" w:rsidRDefault="00FA52E7" w:rsidP="00527F5C">
                      <w:pPr>
                        <w:pStyle w:val="ListParagraph"/>
                        <w:numPr>
                          <w:ilvl w:val="0"/>
                          <w:numId w:val="30"/>
                        </w:numPr>
                        <w:spacing w:after="0" w:line="300" w:lineRule="atLeast"/>
                        <w:rPr>
                          <w:rFonts w:eastAsia="Times New Roman" w:cs="Segoe UI"/>
                          <w:i/>
                          <w:iCs/>
                          <w:kern w:val="0"/>
                          <w14:ligatures w14:val="none"/>
                        </w:rPr>
                      </w:pPr>
                      <w:r w:rsidRPr="009A3116">
                        <w:rPr>
                          <w:rFonts w:eastAsia="Times New Roman" w:cs="Segoe UI"/>
                          <w:i/>
                          <w:iCs/>
                          <w:kern w:val="0"/>
                          <w14:ligatures w14:val="none"/>
                        </w:rPr>
                        <w:t>…that safeguard personally identifiable information such as Social Security numbers, ensuring compliance with privacy laws.”</w:t>
                      </w:r>
                    </w:p>
                    <w:p w14:paraId="26408FDA" w14:textId="77777777" w:rsidR="00FA52E7" w:rsidRPr="005F46F5" w:rsidRDefault="00FA52E7" w:rsidP="00527F5C">
                      <w:pPr>
                        <w:pStyle w:val="ListParagraph"/>
                        <w:numPr>
                          <w:ilvl w:val="0"/>
                          <w:numId w:val="30"/>
                        </w:numPr>
                        <w:rPr>
                          <w:i/>
                          <w:iCs/>
                        </w:rPr>
                      </w:pPr>
                      <w:r w:rsidRPr="005F46F5">
                        <w:rPr>
                          <w:i/>
                          <w:iCs/>
                        </w:rPr>
                        <w:t>…that protect voter signatures during ballot signature verification, limiting access and disclosure to authorized personnel only.”</w:t>
                      </w:r>
                    </w:p>
                    <w:p w14:paraId="15DB580B" w14:textId="77777777" w:rsidR="00FA52E7" w:rsidRPr="00E260EF" w:rsidRDefault="00FA52E7" w:rsidP="00527F5C">
                      <w:pPr>
                        <w:pStyle w:val="ListParagraph"/>
                        <w:numPr>
                          <w:ilvl w:val="0"/>
                          <w:numId w:val="30"/>
                        </w:numPr>
                      </w:pPr>
                      <w:r>
                        <w:t>…</w:t>
                      </w:r>
                      <w:r w:rsidRPr="00E260EF">
                        <w:rPr>
                          <w:i/>
                          <w:iCs/>
                        </w:rPr>
                        <w:t>that ensure individual ballot</w:t>
                      </w:r>
                      <w:r>
                        <w:rPr>
                          <w:i/>
                          <w:iCs/>
                        </w:rPr>
                        <w:t xml:space="preserve">s </w:t>
                      </w:r>
                      <w:r w:rsidRPr="00E260EF">
                        <w:rPr>
                          <w:i/>
                          <w:iCs/>
                        </w:rPr>
                        <w:t xml:space="preserve">are never linked to a voter’s identity, preserving the secrecy of the </w:t>
                      </w:r>
                      <w:r>
                        <w:rPr>
                          <w:i/>
                          <w:iCs/>
                        </w:rPr>
                        <w:t>vote</w:t>
                      </w:r>
                      <w:r w:rsidRPr="00E260EF">
                        <w:rPr>
                          <w:i/>
                          <w:iCs/>
                        </w:rPr>
                        <w:t>.”</w:t>
                      </w:r>
                    </w:p>
                  </w:txbxContent>
                </v:textbox>
                <w10:wrap type="square"/>
              </v:shape>
            </w:pict>
          </mc:Fallback>
        </mc:AlternateContent>
      </w:r>
      <w:r w:rsidRPr="000B632C">
        <w:rPr>
          <w:rFonts w:ascii="Aptos" w:hAnsi="Aptos"/>
          <w:color w:val="002060"/>
        </w:rPr>
        <w:t>Sample Language</w:t>
      </w:r>
    </w:p>
    <w:p w14:paraId="13C7BE6E" w14:textId="77777777" w:rsidR="00FA52E7" w:rsidRDefault="00FA52E7" w:rsidP="00FA52E7"/>
    <w:p w14:paraId="1F1E7279" w14:textId="77777777" w:rsidR="00617603" w:rsidRPr="00015938" w:rsidRDefault="00617603" w:rsidP="00FA52E7"/>
    <w:p w14:paraId="59997937" w14:textId="77777777" w:rsidR="00FA52E7" w:rsidRPr="000B632C" w:rsidRDefault="00FA52E7" w:rsidP="00FA52E7">
      <w:pPr>
        <w:pStyle w:val="Heading2"/>
        <w:spacing w:before="0" w:after="0" w:line="240" w:lineRule="auto"/>
        <w:rPr>
          <w:color w:val="002060"/>
        </w:rPr>
      </w:pPr>
      <w:bookmarkStart w:id="199" w:name="_Toc215055877"/>
      <w:bookmarkStart w:id="200" w:name="_Toc215758865"/>
      <w:bookmarkStart w:id="201" w:name="_Toc215760113"/>
      <w:bookmarkStart w:id="202" w:name="_Toc215760316"/>
      <w:bookmarkStart w:id="203" w:name="_Toc215760341"/>
      <w:bookmarkStart w:id="204" w:name="_Toc215760907"/>
      <w:bookmarkStart w:id="205" w:name="_Toc222064668"/>
      <w:bookmarkStart w:id="206" w:name="_Toc215055876"/>
      <w:bookmarkEnd w:id="178"/>
      <w:r w:rsidRPr="000B632C">
        <w:rPr>
          <w:color w:val="002060"/>
        </w:rPr>
        <w:lastRenderedPageBreak/>
        <w:t>Security</w:t>
      </w:r>
      <w:bookmarkEnd w:id="199"/>
      <w:bookmarkEnd w:id="200"/>
      <w:bookmarkEnd w:id="201"/>
      <w:bookmarkEnd w:id="202"/>
      <w:bookmarkEnd w:id="203"/>
      <w:bookmarkEnd w:id="204"/>
      <w:bookmarkEnd w:id="205"/>
    </w:p>
    <w:p w14:paraId="6FCC11E9" w14:textId="386D4D83" w:rsidR="00FA52E7" w:rsidRPr="000B632C" w:rsidRDefault="00000000" w:rsidP="00453745">
      <w:bookmarkStart w:id="207" w:name="_Toc215758866"/>
      <w:r>
        <w:pict w14:anchorId="409583C5">
          <v:rect id="_x0000_i1047" style="width:468pt;height:6pt" o:hralign="center" o:hrstd="t" o:hrnoshade="t" o:hr="t" fillcolor="#002060" stroked="f"/>
        </w:pict>
      </w:r>
      <w:bookmarkEnd w:id="207"/>
    </w:p>
    <w:p w14:paraId="02D81D2C" w14:textId="77777777" w:rsidR="00FA52E7" w:rsidRPr="000B632C" w:rsidRDefault="00FA52E7" w:rsidP="000B632C">
      <w:pPr>
        <w:pStyle w:val="Heading3"/>
        <w:rPr>
          <w:color w:val="002060"/>
        </w:rPr>
      </w:pPr>
      <w:bookmarkStart w:id="208" w:name="_Toc215758867"/>
      <w:r w:rsidRPr="000B632C">
        <w:rPr>
          <w:color w:val="002060"/>
        </w:rPr>
        <w:t xml:space="preserve">Audits should follow established security best practices and be conducted with trusted technology and personnel. Nothing done </w:t>
      </w:r>
      <w:proofErr w:type="gramStart"/>
      <w:r w:rsidRPr="000B632C">
        <w:rPr>
          <w:color w:val="002060"/>
        </w:rPr>
        <w:t>in the course of</w:t>
      </w:r>
      <w:proofErr w:type="gramEnd"/>
      <w:r w:rsidRPr="000B632C">
        <w:rPr>
          <w:color w:val="002060"/>
        </w:rPr>
        <w:t xml:space="preserve"> the audit should prevent election officials from using audited equipment, ballots, or other records for their intended election purpose.</w:t>
      </w:r>
      <w:bookmarkEnd w:id="208"/>
    </w:p>
    <w:p w14:paraId="37E3C879" w14:textId="68D6FF5E" w:rsidR="00FA52E7" w:rsidRPr="000B632C" w:rsidRDefault="00000000" w:rsidP="00453745">
      <w:bookmarkStart w:id="209" w:name="_Toc215758868"/>
      <w:r>
        <w:pict w14:anchorId="42ECF342">
          <v:rect id="_x0000_i1048" style="width:468pt;height:6pt" o:hralign="center" o:hrstd="t" o:hrnoshade="t" o:hr="t" fillcolor="#002060" stroked="f"/>
        </w:pict>
      </w:r>
      <w:bookmarkEnd w:id="209"/>
    </w:p>
    <w:p w14:paraId="51996405" w14:textId="77777777" w:rsidR="00FA52E7" w:rsidRPr="000B632C" w:rsidRDefault="00FA52E7" w:rsidP="00453745">
      <w:pPr>
        <w:rPr>
          <w:b/>
          <w:color w:val="002060"/>
        </w:rPr>
      </w:pPr>
      <w:bookmarkStart w:id="210" w:name="_Toc215758869"/>
      <w:r w:rsidRPr="000B632C">
        <w:rPr>
          <w:b/>
          <w:color w:val="002060"/>
        </w:rPr>
        <w:t>Discussion</w:t>
      </w:r>
      <w:bookmarkEnd w:id="210"/>
    </w:p>
    <w:p w14:paraId="049EE9C3" w14:textId="29894A10" w:rsidR="00FA52E7" w:rsidRPr="00282DCB" w:rsidRDefault="00FA52E7" w:rsidP="00FA52E7">
      <w:r w:rsidRPr="00282DCB">
        <w:t xml:space="preserve">Audit security </w:t>
      </w:r>
      <w:r>
        <w:t>involves safeguarding election records and equipment during audit process</w:t>
      </w:r>
      <w:r w:rsidR="00C20E12">
        <w:t>es</w:t>
      </w:r>
      <w:r w:rsidRPr="00282DCB">
        <w:t xml:space="preserve">. </w:t>
      </w:r>
      <w:r>
        <w:t>Audit security</w:t>
      </w:r>
      <w:r w:rsidRPr="00282DCB">
        <w:t xml:space="preserve"> builds on the physical and cyber protections already in place for elections. The goal is to </w:t>
      </w:r>
      <w:r>
        <w:t>ensure that nothing is permanently changed, destroyed, or lost during the audit</w:t>
      </w:r>
      <w:r w:rsidRPr="00282DCB">
        <w:t>.</w:t>
      </w:r>
    </w:p>
    <w:p w14:paraId="7AF6F4E9" w14:textId="780BE843" w:rsidR="0020728A" w:rsidRDefault="00FA52E7" w:rsidP="00890D7F">
      <w:pPr>
        <w:rPr>
          <w:rFonts w:ascii="Aptos" w:hAnsi="Aptos"/>
          <w:color w:val="000000"/>
        </w:rPr>
      </w:pPr>
      <w:r w:rsidRPr="005C166E">
        <w:rPr>
          <w:rFonts w:ascii="Aptos" w:hAnsi="Aptos"/>
          <w:color w:val="000000"/>
        </w:rPr>
        <w:t xml:space="preserve">Audit procedures should </w:t>
      </w:r>
      <w:r w:rsidR="0020728A">
        <w:rPr>
          <w:rFonts w:ascii="Aptos" w:hAnsi="Aptos"/>
          <w:color w:val="000000"/>
        </w:rPr>
        <w:t xml:space="preserve">be designed to </w:t>
      </w:r>
      <w:r w:rsidRPr="005C166E">
        <w:rPr>
          <w:rFonts w:ascii="Aptos" w:hAnsi="Aptos"/>
          <w:color w:val="000000"/>
        </w:rPr>
        <w:t>ensure the records and equipment</w:t>
      </w:r>
      <w:r w:rsidR="0020728A">
        <w:rPr>
          <w:rFonts w:ascii="Aptos" w:hAnsi="Aptos"/>
          <w:color w:val="000000"/>
        </w:rPr>
        <w:t xml:space="preserve"> </w:t>
      </w:r>
      <w:r w:rsidR="00F07018">
        <w:rPr>
          <w:rFonts w:ascii="Aptos" w:hAnsi="Aptos"/>
          <w:color w:val="000000"/>
        </w:rPr>
        <w:t>remain secure throughout the process</w:t>
      </w:r>
      <w:r w:rsidRPr="005C166E">
        <w:rPr>
          <w:rFonts w:ascii="Aptos" w:hAnsi="Aptos"/>
          <w:color w:val="000000"/>
        </w:rPr>
        <w:t xml:space="preserve">. </w:t>
      </w:r>
      <w:r w:rsidR="00F07018" w:rsidRPr="0020728A">
        <w:rPr>
          <w:rFonts w:ascii="Aptos" w:hAnsi="Aptos"/>
          <w:color w:val="000000"/>
        </w:rPr>
        <w:t>Officials often use different methods to protect election audits, as illustrated in the following examples.</w:t>
      </w:r>
      <w:r w:rsidR="00890D7F">
        <w:rPr>
          <w:rFonts w:ascii="Aptos" w:hAnsi="Aptos"/>
          <w:color w:val="000000"/>
        </w:rPr>
        <w:t xml:space="preserve"> </w:t>
      </w:r>
    </w:p>
    <w:p w14:paraId="7E1CAB76" w14:textId="77777777" w:rsidR="00FA52E7" w:rsidRPr="00FB5113" w:rsidRDefault="00FA52E7" w:rsidP="00FA52E7">
      <w:pPr>
        <w:rPr>
          <w:i/>
          <w:iCs/>
        </w:rPr>
      </w:pPr>
      <w:r w:rsidRPr="00FB5113">
        <w:rPr>
          <w:rFonts w:ascii="Aptos" w:hAnsi="Aptos"/>
          <w:i/>
          <w:iCs/>
          <w:color w:val="000000"/>
        </w:rPr>
        <w:t>Examples</w:t>
      </w:r>
    </w:p>
    <w:p w14:paraId="217BF262" w14:textId="77777777" w:rsidR="00EA67B5" w:rsidRDefault="00FA52E7" w:rsidP="00EA67B5">
      <w:pPr>
        <w:numPr>
          <w:ilvl w:val="0"/>
          <w:numId w:val="29"/>
        </w:numPr>
      </w:pPr>
      <w:r w:rsidRPr="00E371D2">
        <w:rPr>
          <w:b/>
          <w:bCs/>
        </w:rPr>
        <w:t>Ballot Handling</w:t>
      </w:r>
      <w:r w:rsidRPr="00E371D2">
        <w:t>: When hand counts involve individual ballots, it is common to identify audited ballots with removable labels and use placeholders to indicate where a ballot was removed from its original storage location. This ensures that the ballot can be returned to its original position.</w:t>
      </w:r>
      <w:r w:rsidR="009377DE">
        <w:t xml:space="preserve"> </w:t>
      </w:r>
      <w:r w:rsidRPr="00E371D2">
        <w:t xml:space="preserve">Many </w:t>
      </w:r>
      <w:r w:rsidR="00FD5A5C">
        <w:t>offices</w:t>
      </w:r>
      <w:r w:rsidRPr="00E371D2">
        <w:t xml:space="preserve"> </w:t>
      </w:r>
      <w:r w:rsidR="009377DE">
        <w:t xml:space="preserve">also </w:t>
      </w:r>
      <w:r w:rsidRPr="00E371D2">
        <w:t xml:space="preserve">mandate that only red pens </w:t>
      </w:r>
      <w:r w:rsidR="00EA67B5">
        <w:t xml:space="preserve">be used when handling </w:t>
      </w:r>
      <w:r w:rsidRPr="00E371D2">
        <w:t>voted ballots</w:t>
      </w:r>
      <w:r w:rsidR="00EA67B5">
        <w:t xml:space="preserve">, since </w:t>
      </w:r>
      <w:r w:rsidRPr="00E371D2">
        <w:t>tabulators can be configured to ignore red marks</w:t>
      </w:r>
      <w:r w:rsidR="00EA67B5">
        <w:t>, preventing accidental changes to votes</w:t>
      </w:r>
      <w:r w:rsidRPr="00E371D2">
        <w:t xml:space="preserve">. </w:t>
      </w:r>
    </w:p>
    <w:p w14:paraId="53EF27EA" w14:textId="5CE488AA" w:rsidR="00FA52E7" w:rsidRDefault="00FA52E7" w:rsidP="3FCDD4B3">
      <w:pPr>
        <w:numPr>
          <w:ilvl w:val="0"/>
          <w:numId w:val="29"/>
        </w:numPr>
        <w:rPr>
          <w:rFonts w:ascii="Aptos" w:eastAsia="Aptos" w:hAnsi="Aptos" w:cs="Aptos"/>
        </w:rPr>
      </w:pPr>
      <w:r w:rsidRPr="3FCDD4B3">
        <w:rPr>
          <w:b/>
          <w:bCs/>
        </w:rPr>
        <w:t xml:space="preserve">Voting Equipment: </w:t>
      </w:r>
      <w:r>
        <w:t>Audit equipment should be handled to maintain warranties, certifications, and chain-of-custod</w:t>
      </w:r>
      <w:r w:rsidRPr="001F2E1A">
        <w:t>y records, noting that requirements may vary by equipment type, manufacturer, or jurisdiction.</w:t>
      </w:r>
      <w:r w:rsidR="574ABADD" w:rsidRPr="001F2E1A">
        <w:t xml:space="preserve"> </w:t>
      </w:r>
      <w:r w:rsidR="574ABADD" w:rsidRPr="001F2E1A">
        <w:rPr>
          <w:rFonts w:ascii="Aptos" w:eastAsia="Aptos" w:hAnsi="Aptos" w:cs="Aptos"/>
        </w:rPr>
        <w:t>Post-election procedures may include a comprehensive review of voting system components to ensure that no unauthorized modifications have been made to software, configurations, or firmware during the election period. This process typically involves examining system logs, evaluating seal records, and verifying that all equipment remains in its certified state.</w:t>
      </w:r>
    </w:p>
    <w:p w14:paraId="1881B59F" w14:textId="5FA25F07" w:rsidR="00FA52E7" w:rsidRDefault="00FA52E7" w:rsidP="3FCDD4B3">
      <w:pPr>
        <w:numPr>
          <w:ilvl w:val="0"/>
          <w:numId w:val="29"/>
        </w:numPr>
      </w:pPr>
      <w:r w:rsidRPr="3FCDD4B3">
        <w:rPr>
          <w:b/>
          <w:bCs/>
        </w:rPr>
        <w:t>Chain of Custody</w:t>
      </w:r>
      <w:r>
        <w:t>: Documentation should continue throughout the audit, logging the movement of records or equipment and noting when each is accessed, unsealed, or resealed.</w:t>
      </w:r>
    </w:p>
    <w:p w14:paraId="43216430" w14:textId="4AADB9F5" w:rsidR="00FA52E7" w:rsidRPr="00414510" w:rsidRDefault="00FA52E7" w:rsidP="00527F5C">
      <w:pPr>
        <w:pStyle w:val="ListParagraph"/>
        <w:numPr>
          <w:ilvl w:val="0"/>
          <w:numId w:val="29"/>
        </w:numPr>
      </w:pPr>
      <w:r w:rsidRPr="00414510">
        <w:rPr>
          <w:b/>
          <w:bCs/>
        </w:rPr>
        <w:lastRenderedPageBreak/>
        <w:t xml:space="preserve">Venue Security: </w:t>
      </w:r>
      <w:r w:rsidRPr="00414510">
        <w:t xml:space="preserve">When audits </w:t>
      </w:r>
      <w:r w:rsidR="00CB411C">
        <w:t>are conducted in facilities</w:t>
      </w:r>
      <w:r w:rsidRPr="00414510">
        <w:t xml:space="preserve"> where election </w:t>
      </w:r>
      <w:r w:rsidR="00E5432F">
        <w:t xml:space="preserve">equipment or ballots are stored, </w:t>
      </w:r>
      <w:r w:rsidRPr="00414510">
        <w:t>it is important to keep those items secure. This can be accomplished</w:t>
      </w:r>
      <w:r>
        <w:t xml:space="preserve"> through security measures such as monitoring who enters and exits the facility, </w:t>
      </w:r>
      <w:r w:rsidR="000A30D1">
        <w:t>using methods</w:t>
      </w:r>
      <w:r>
        <w:t xml:space="preserve"> </w:t>
      </w:r>
      <w:r w:rsidR="007F3D79">
        <w:t xml:space="preserve">to </w:t>
      </w:r>
      <w:r w:rsidR="000204F3">
        <w:t>easily identify individuals in different roles (e.g., election observers, auditors, the public)</w:t>
      </w:r>
      <w:r>
        <w:t>, and establishing</w:t>
      </w:r>
      <w:r w:rsidRPr="00414510">
        <w:t xml:space="preserve"> clear boundaries to separate restricted and public areas.</w:t>
      </w:r>
    </w:p>
    <w:p w14:paraId="730D4D97" w14:textId="39A5F303" w:rsidR="00FA52E7" w:rsidRPr="00E371D2" w:rsidRDefault="00FA52E7" w:rsidP="00527F5C">
      <w:pPr>
        <w:numPr>
          <w:ilvl w:val="0"/>
          <w:numId w:val="29"/>
        </w:numPr>
      </w:pPr>
      <w:r w:rsidRPr="3FCDD4B3">
        <w:rPr>
          <w:b/>
          <w:bCs/>
        </w:rPr>
        <w:t xml:space="preserve">Access Control: </w:t>
      </w:r>
      <w:r>
        <w:t>Officials can control access by using</w:t>
      </w:r>
      <w:r w:rsidR="00C874ED">
        <w:t xml:space="preserve"> locks, seals</w:t>
      </w:r>
      <w:r w:rsidR="00ED6B51">
        <w:t>,</w:t>
      </w:r>
      <w:r w:rsidR="00C874ED">
        <w:t xml:space="preserve"> and</w:t>
      </w:r>
      <w:r>
        <w:t xml:space="preserve"> security concepts such as the Principle of Least Privilege, which only gives each person involved in the audit access to the records or equipment necessary to fulfill their assigned role.</w:t>
      </w:r>
    </w:p>
    <w:p w14:paraId="2D189D94" w14:textId="64FDC332" w:rsidR="00272B55" w:rsidRPr="001F2E1A" w:rsidRDefault="13D2628F" w:rsidP="3FCDD4B3">
      <w:pPr>
        <w:numPr>
          <w:ilvl w:val="0"/>
          <w:numId w:val="29"/>
        </w:numPr>
        <w:rPr>
          <w:rFonts w:ascii="Aptos" w:eastAsia="Aptos" w:hAnsi="Aptos" w:cs="Aptos"/>
        </w:rPr>
      </w:pPr>
      <w:r w:rsidRPr="001F2E1A">
        <w:rPr>
          <w:rFonts w:ascii="Aptos" w:eastAsia="Aptos" w:hAnsi="Aptos" w:cs="Aptos"/>
          <w:b/>
          <w:bCs/>
        </w:rPr>
        <w:t>Hash Verification:</w:t>
      </w:r>
      <w:r w:rsidRPr="001F2E1A">
        <w:rPr>
          <w:rFonts w:ascii="Aptos" w:eastAsia="Aptos" w:hAnsi="Aptos" w:cs="Aptos"/>
        </w:rPr>
        <w:t xml:space="preserve"> When supported by state certification processes and vendor configurations, officials may check the voting system software by comparing its cryptographic hash value to the official certified version. This helps confirm the software was not changed without permission. Not all voting system technologies support hash verification. Where this is not possible, equivalent integrity checks (e.g., seal audits, configuration logs, authorized access logs) may still confirm system integrity.</w:t>
      </w:r>
    </w:p>
    <w:p w14:paraId="4902205A" w14:textId="06AA1B30" w:rsidR="00272B55" w:rsidRDefault="00272B55" w:rsidP="0039205D">
      <w:pPr>
        <w:rPr>
          <w:rFonts w:ascii="Aptos" w:hAnsi="Aptos"/>
          <w:color w:val="000000"/>
        </w:rPr>
      </w:pPr>
      <w:r w:rsidRPr="3FCDD4B3">
        <w:rPr>
          <w:rFonts w:ascii="Aptos" w:hAnsi="Aptos"/>
          <w:color w:val="000000" w:themeColor="text1"/>
        </w:rPr>
        <w:t xml:space="preserve">These examples </w:t>
      </w:r>
      <w:r w:rsidR="007D07B8" w:rsidRPr="3FCDD4B3">
        <w:rPr>
          <w:rFonts w:ascii="Aptos" w:hAnsi="Aptos"/>
          <w:color w:val="000000" w:themeColor="text1"/>
        </w:rPr>
        <w:t xml:space="preserve">illustrate some methods officials use to secure election audits, but they are not an exhaustive list of all available </w:t>
      </w:r>
      <w:r w:rsidRPr="3FCDD4B3">
        <w:rPr>
          <w:rFonts w:ascii="Aptos" w:hAnsi="Aptos"/>
          <w:color w:val="000000" w:themeColor="text1"/>
        </w:rPr>
        <w:t>strategies.</w:t>
      </w:r>
    </w:p>
    <w:p w14:paraId="5ABB2892" w14:textId="0F8A5596" w:rsidR="00FA52E7" w:rsidRPr="000B632C" w:rsidRDefault="00FA52E7" w:rsidP="00FA52E7">
      <w:pPr>
        <w:rPr>
          <w:color w:val="002060"/>
        </w:rPr>
      </w:pPr>
      <w:r w:rsidRPr="000B632C">
        <w:rPr>
          <w:color w:val="002060"/>
        </w:rPr>
        <w:t>Considerations</w:t>
      </w:r>
    </w:p>
    <w:p w14:paraId="59105FE0" w14:textId="77777777" w:rsidR="00FA52E7" w:rsidRDefault="00FA52E7" w:rsidP="00FA52E7">
      <w:r w:rsidRPr="00C9367B">
        <w:t>When applying audit security standards</w:t>
      </w:r>
      <w:r>
        <w:t>, k</w:t>
      </w:r>
      <w:r w:rsidRPr="00C9367B">
        <w:t>ey considerations include:</w:t>
      </w:r>
    </w:p>
    <w:p w14:paraId="643AF15C" w14:textId="77777777" w:rsidR="00FA52E7" w:rsidRPr="003E0105" w:rsidRDefault="00FA52E7" w:rsidP="00527F5C">
      <w:pPr>
        <w:pStyle w:val="ListParagraph"/>
        <w:numPr>
          <w:ilvl w:val="0"/>
          <w:numId w:val="27"/>
        </w:numPr>
      </w:pPr>
      <w:r>
        <w:t>Officials must e</w:t>
      </w:r>
      <w:r w:rsidRPr="003E0105">
        <w:t xml:space="preserve">nsure all procedures comply with applicable laws and election regulations. </w:t>
      </w:r>
    </w:p>
    <w:p w14:paraId="444A4038" w14:textId="77777777" w:rsidR="00FA52E7" w:rsidRPr="00041C20" w:rsidRDefault="00FA52E7" w:rsidP="00527F5C">
      <w:pPr>
        <w:pStyle w:val="ListParagraph"/>
        <w:numPr>
          <w:ilvl w:val="0"/>
          <w:numId w:val="27"/>
        </w:numPr>
        <w:rPr>
          <w:b/>
          <w:bCs/>
        </w:rPr>
      </w:pPr>
      <w:r w:rsidRPr="003E0105">
        <w:t>Security measures may need to be adjusted based on the staffing, space, and technology resources</w:t>
      </w:r>
      <w:r>
        <w:t>.</w:t>
      </w:r>
      <w:r w:rsidRPr="003E0105">
        <w:t xml:space="preserve"> </w:t>
      </w:r>
    </w:p>
    <w:p w14:paraId="6F8E9076" w14:textId="79F68EC7" w:rsidR="00FA52E7" w:rsidRDefault="00FA52E7" w:rsidP="00527F5C">
      <w:pPr>
        <w:pStyle w:val="ListParagraph"/>
        <w:numPr>
          <w:ilvl w:val="0"/>
          <w:numId w:val="27"/>
        </w:numPr>
      </w:pPr>
      <w:r w:rsidRPr="003E0105">
        <w:t xml:space="preserve">Potential vulnerabilities and the </w:t>
      </w:r>
      <w:r w:rsidR="00B154F0">
        <w:t>level</w:t>
      </w:r>
      <w:r w:rsidRPr="003E0105">
        <w:t xml:space="preserve"> of safeguards can vary depending on local circumstances</w:t>
      </w:r>
      <w:r>
        <w:t>.</w:t>
      </w:r>
    </w:p>
    <w:p w14:paraId="4B490331" w14:textId="77777777" w:rsidR="00FA52E7" w:rsidRPr="000B632C" w:rsidRDefault="00FA52E7" w:rsidP="00FA52E7">
      <w:pPr>
        <w:rPr>
          <w:color w:val="002060"/>
        </w:rPr>
      </w:pPr>
      <w:r w:rsidRPr="000B632C">
        <w:rPr>
          <w:noProof/>
          <w:color w:val="002060"/>
        </w:rPr>
        <w:lastRenderedPageBreak/>
        <mc:AlternateContent>
          <mc:Choice Requires="wps">
            <w:drawing>
              <wp:anchor distT="45720" distB="45720" distL="114300" distR="114300" simplePos="0" relativeHeight="251658257" behindDoc="0" locked="0" layoutInCell="1" allowOverlap="1" wp14:anchorId="30099BBC" wp14:editId="7BA855E2">
                <wp:simplePos x="0" y="0"/>
                <wp:positionH relativeFrom="column">
                  <wp:posOffset>85725</wp:posOffset>
                </wp:positionH>
                <wp:positionV relativeFrom="paragraph">
                  <wp:posOffset>447040</wp:posOffset>
                </wp:positionV>
                <wp:extent cx="5562600" cy="1404620"/>
                <wp:effectExtent l="0" t="0" r="19050" b="24765"/>
                <wp:wrapSquare wrapText="bothSides"/>
                <wp:docPr id="18019430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1404620"/>
                        </a:xfrm>
                        <a:prstGeom prst="rect">
                          <a:avLst/>
                        </a:prstGeom>
                        <a:solidFill>
                          <a:schemeClr val="bg1">
                            <a:lumMod val="95000"/>
                          </a:schemeClr>
                        </a:solidFill>
                        <a:ln w="9525">
                          <a:solidFill>
                            <a:srgbClr val="000000"/>
                          </a:solidFill>
                          <a:miter lim="800000"/>
                          <a:headEnd/>
                          <a:tailEnd/>
                        </a:ln>
                      </wps:spPr>
                      <wps:txbx>
                        <w:txbxContent>
                          <w:p w14:paraId="173D0AE3" w14:textId="77777777" w:rsidR="00FA52E7" w:rsidRPr="00C130D0" w:rsidRDefault="00FA52E7" w:rsidP="00FA52E7">
                            <w:pPr>
                              <w:rPr>
                                <w:i/>
                                <w:iCs/>
                              </w:rPr>
                            </w:pPr>
                            <w:r w:rsidRPr="00C130D0">
                              <w:rPr>
                                <w:i/>
                                <w:iCs/>
                              </w:rPr>
                              <w:t xml:space="preserve">“For the standard of </w:t>
                            </w:r>
                            <w:r>
                              <w:rPr>
                                <w:b/>
                                <w:bCs/>
                                <w:i/>
                                <w:iCs/>
                              </w:rPr>
                              <w:t>s</w:t>
                            </w:r>
                            <w:r w:rsidRPr="00C130D0">
                              <w:rPr>
                                <w:b/>
                                <w:bCs/>
                                <w:i/>
                                <w:iCs/>
                              </w:rPr>
                              <w:t>ecurity</w:t>
                            </w:r>
                            <w:r w:rsidRPr="00C130D0">
                              <w:rPr>
                                <w:i/>
                                <w:iCs/>
                              </w:rPr>
                              <w:t xml:space="preserve">, we </w:t>
                            </w:r>
                            <w:r>
                              <w:rPr>
                                <w:i/>
                                <w:iCs/>
                              </w:rPr>
                              <w:t xml:space="preserve">conduct </w:t>
                            </w:r>
                            <w:r w:rsidRPr="00C130D0">
                              <w:rPr>
                                <w:i/>
                                <w:iCs/>
                              </w:rPr>
                              <w:t>audits… (for example)</w:t>
                            </w:r>
                          </w:p>
                          <w:p w14:paraId="1BD76D20" w14:textId="77777777" w:rsidR="00FA52E7" w:rsidRPr="002915B1" w:rsidRDefault="00FA52E7" w:rsidP="00527F5C">
                            <w:pPr>
                              <w:pStyle w:val="ListParagraph"/>
                              <w:numPr>
                                <w:ilvl w:val="0"/>
                                <w:numId w:val="28"/>
                              </w:numPr>
                              <w:rPr>
                                <w:i/>
                                <w:iCs/>
                              </w:rPr>
                            </w:pPr>
                            <w:r w:rsidRPr="002915B1">
                              <w:rPr>
                                <w:i/>
                                <w:iCs/>
                              </w:rPr>
                              <w:t xml:space="preserve">…that document the chain of custody of all election materials and equipment.” </w:t>
                            </w:r>
                          </w:p>
                          <w:p w14:paraId="3282231E" w14:textId="77777777" w:rsidR="00FA52E7" w:rsidRPr="002915B1" w:rsidRDefault="00FA52E7" w:rsidP="00527F5C">
                            <w:pPr>
                              <w:pStyle w:val="ListParagraph"/>
                              <w:numPr>
                                <w:ilvl w:val="0"/>
                                <w:numId w:val="28"/>
                              </w:numPr>
                              <w:rPr>
                                <w:i/>
                                <w:iCs/>
                              </w:rPr>
                            </w:pPr>
                            <w:r w:rsidRPr="002915B1">
                              <w:rPr>
                                <w:i/>
                                <w:iCs/>
                              </w:rPr>
                              <w:t>…where all ballots and audit materials are stored in secure, access-controlled environments to prevent unauthorized handling.”</w:t>
                            </w:r>
                          </w:p>
                          <w:p w14:paraId="4589FC1B" w14:textId="77777777" w:rsidR="00FA52E7" w:rsidRPr="002915B1" w:rsidRDefault="00FA52E7" w:rsidP="00527F5C">
                            <w:pPr>
                              <w:pStyle w:val="ListParagraph"/>
                              <w:numPr>
                                <w:ilvl w:val="0"/>
                                <w:numId w:val="28"/>
                              </w:numPr>
                              <w:rPr>
                                <w:i/>
                                <w:iCs/>
                              </w:rPr>
                            </w:pPr>
                            <w:r w:rsidRPr="002915B1">
                              <w:rPr>
                                <w:i/>
                                <w:iCs/>
                              </w:rPr>
                              <w:t>…that require two authorized individuals to be present whenever election materials are accessed or moved.”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099BBC" id="_x0000_s1040" type="#_x0000_t202" style="position:absolute;margin-left:6.75pt;margin-top:35.2pt;width:438pt;height:110.6pt;z-index:25165825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" fillcolor="#f2f2f2 [3052]">
                <v:textbox style="mso-fit-shape-to-text:t">
                  <w:txbxContent>
                    <w:p w14:paraId="173D0AE3" w14:textId="77777777" w:rsidR="00FA52E7" w:rsidRPr="00C130D0" w:rsidRDefault="00FA52E7" w:rsidP="00FA52E7">
                      <w:pPr>
                        <w:rPr>
                          <w:i/>
                          <w:iCs/>
                        </w:rPr>
                      </w:pPr>
                      <w:r w:rsidRPr="00C130D0">
                        <w:rPr>
                          <w:i/>
                          <w:iCs/>
                        </w:rPr>
                        <w:t xml:space="preserve">“For the standard of </w:t>
                      </w:r>
                      <w:r>
                        <w:rPr>
                          <w:b/>
                          <w:bCs/>
                          <w:i/>
                          <w:iCs/>
                        </w:rPr>
                        <w:t>s</w:t>
                      </w:r>
                      <w:r w:rsidRPr="00C130D0">
                        <w:rPr>
                          <w:b/>
                          <w:bCs/>
                          <w:i/>
                          <w:iCs/>
                        </w:rPr>
                        <w:t>ecurity</w:t>
                      </w:r>
                      <w:r w:rsidRPr="00C130D0">
                        <w:rPr>
                          <w:i/>
                          <w:iCs/>
                        </w:rPr>
                        <w:t xml:space="preserve">, we </w:t>
                      </w:r>
                      <w:r>
                        <w:rPr>
                          <w:i/>
                          <w:iCs/>
                        </w:rPr>
                        <w:t xml:space="preserve">conduct </w:t>
                      </w:r>
                      <w:r w:rsidRPr="00C130D0">
                        <w:rPr>
                          <w:i/>
                          <w:iCs/>
                        </w:rPr>
                        <w:t>audits… (for example)</w:t>
                      </w:r>
                    </w:p>
                    <w:p w14:paraId="1BD76D20" w14:textId="77777777" w:rsidR="00FA52E7" w:rsidRPr="002915B1" w:rsidRDefault="00FA52E7" w:rsidP="00527F5C">
                      <w:pPr>
                        <w:pStyle w:val="ListParagraph"/>
                        <w:numPr>
                          <w:ilvl w:val="0"/>
                          <w:numId w:val="28"/>
                        </w:numPr>
                        <w:rPr>
                          <w:i/>
                          <w:iCs/>
                        </w:rPr>
                      </w:pPr>
                      <w:r w:rsidRPr="002915B1">
                        <w:rPr>
                          <w:i/>
                          <w:iCs/>
                        </w:rPr>
                        <w:t xml:space="preserve">…that document the chain of custody of all election materials and equipment.” </w:t>
                      </w:r>
                    </w:p>
                    <w:p w14:paraId="3282231E" w14:textId="77777777" w:rsidR="00FA52E7" w:rsidRPr="002915B1" w:rsidRDefault="00FA52E7" w:rsidP="00527F5C">
                      <w:pPr>
                        <w:pStyle w:val="ListParagraph"/>
                        <w:numPr>
                          <w:ilvl w:val="0"/>
                          <w:numId w:val="28"/>
                        </w:numPr>
                        <w:rPr>
                          <w:i/>
                          <w:iCs/>
                        </w:rPr>
                      </w:pPr>
                      <w:r w:rsidRPr="002915B1">
                        <w:rPr>
                          <w:i/>
                          <w:iCs/>
                        </w:rPr>
                        <w:t>…where all ballots and audit materials are stored in secure, access-controlled environments to prevent unauthorized handling.”</w:t>
                      </w:r>
                    </w:p>
                    <w:p w14:paraId="4589FC1B" w14:textId="77777777" w:rsidR="00FA52E7" w:rsidRPr="002915B1" w:rsidRDefault="00FA52E7" w:rsidP="00527F5C">
                      <w:pPr>
                        <w:pStyle w:val="ListParagraph"/>
                        <w:numPr>
                          <w:ilvl w:val="0"/>
                          <w:numId w:val="28"/>
                        </w:numPr>
                        <w:rPr>
                          <w:i/>
                          <w:iCs/>
                        </w:rPr>
                      </w:pPr>
                      <w:r w:rsidRPr="002915B1">
                        <w:rPr>
                          <w:i/>
                          <w:iCs/>
                        </w:rPr>
                        <w:t>…that require two authorized individuals to be present whenever election materials are accessed or moved.”</w:t>
                      </w:r>
                    </w:p>
                  </w:txbxContent>
                </v:textbox>
                <w10:wrap type="square"/>
              </v:shape>
            </w:pict>
          </mc:Fallback>
        </mc:AlternateContent>
      </w:r>
      <w:r w:rsidRPr="000B632C">
        <w:rPr>
          <w:color w:val="002060"/>
        </w:rPr>
        <w:t>Sample Language</w:t>
      </w:r>
    </w:p>
    <w:p w14:paraId="7B7B3462" w14:textId="4B0C403F" w:rsidR="00FA52E7" w:rsidRDefault="00FA52E7" w:rsidP="00180BD5">
      <w:r>
        <w:br w:type="page"/>
      </w:r>
    </w:p>
    <w:p w14:paraId="6E96E949" w14:textId="77777777" w:rsidR="001F2E1A" w:rsidRDefault="001F2E1A" w:rsidP="006876F6">
      <w:pPr>
        <w:pStyle w:val="Heading2"/>
        <w:spacing w:before="0" w:after="0" w:line="240" w:lineRule="auto"/>
        <w:rPr>
          <w:color w:val="002060"/>
        </w:rPr>
        <w:sectPr w:rsidR="001F2E1A">
          <w:headerReference w:type="default" r:id="rId31"/>
          <w:pgSz w:w="12240" w:h="15840"/>
          <w:pgMar w:top="1440" w:right="1440" w:bottom="1440" w:left="1440" w:header="720" w:footer="720" w:gutter="0"/>
          <w:cols w:space="720"/>
          <w:docGrid w:linePitch="360"/>
        </w:sectPr>
      </w:pPr>
      <w:bookmarkStart w:id="211" w:name="_Toc215055880"/>
      <w:bookmarkStart w:id="212" w:name="_Toc215758871"/>
      <w:bookmarkStart w:id="213" w:name="_Toc215760115"/>
      <w:bookmarkStart w:id="214" w:name="_Toc215760318"/>
      <w:bookmarkStart w:id="215" w:name="_Toc215760343"/>
      <w:bookmarkStart w:id="216" w:name="_Toc215760909"/>
    </w:p>
    <w:p w14:paraId="235CB348" w14:textId="77777777" w:rsidR="006876F6" w:rsidRPr="000B632C" w:rsidRDefault="006876F6" w:rsidP="006876F6">
      <w:pPr>
        <w:pStyle w:val="Heading2"/>
        <w:spacing w:before="0" w:after="0" w:line="240" w:lineRule="auto"/>
        <w:rPr>
          <w:color w:val="002060"/>
        </w:rPr>
      </w:pPr>
      <w:bookmarkStart w:id="217" w:name="_Toc222064669"/>
      <w:r w:rsidRPr="000B632C">
        <w:rPr>
          <w:color w:val="002060"/>
        </w:rPr>
        <w:lastRenderedPageBreak/>
        <w:t>Public Communication</w:t>
      </w:r>
      <w:bookmarkEnd w:id="211"/>
      <w:bookmarkEnd w:id="212"/>
      <w:bookmarkEnd w:id="213"/>
      <w:bookmarkEnd w:id="214"/>
      <w:bookmarkEnd w:id="215"/>
      <w:bookmarkEnd w:id="216"/>
      <w:bookmarkEnd w:id="217"/>
    </w:p>
    <w:p w14:paraId="36568575" w14:textId="6DADCED1" w:rsidR="006876F6" w:rsidRPr="000B632C" w:rsidRDefault="00000000" w:rsidP="00453745">
      <w:bookmarkStart w:id="218" w:name="_Toc215758872"/>
      <w:r>
        <w:pict w14:anchorId="287D92F7">
          <v:rect id="_x0000_i1049" style="width:468pt;height:6pt" o:hralign="center" o:hrstd="t" o:hrnoshade="t" o:hr="t" fillcolor="#002060" stroked="f"/>
        </w:pict>
      </w:r>
      <w:bookmarkEnd w:id="218"/>
    </w:p>
    <w:p w14:paraId="304AAB1A" w14:textId="77777777" w:rsidR="006876F6" w:rsidRPr="000B632C" w:rsidRDefault="006876F6" w:rsidP="000B632C">
      <w:pPr>
        <w:pStyle w:val="Heading3"/>
        <w:rPr>
          <w:color w:val="002060"/>
        </w:rPr>
      </w:pPr>
      <w:bookmarkStart w:id="219" w:name="_Toc215758873"/>
      <w:r w:rsidRPr="000B632C">
        <w:rPr>
          <w:color w:val="002060"/>
        </w:rPr>
        <w:t>Election officials should communicate with the public about the goal(s), process, and outcome of the audit to promote public confidence.</w:t>
      </w:r>
      <w:bookmarkEnd w:id="219"/>
    </w:p>
    <w:p w14:paraId="3B92D6DE" w14:textId="1077AC38" w:rsidR="006876F6" w:rsidRPr="000B632C" w:rsidRDefault="00000000" w:rsidP="00453745">
      <w:bookmarkStart w:id="220" w:name="_Toc215758874"/>
      <w:r>
        <w:pict w14:anchorId="747BDEBA">
          <v:rect id="_x0000_i1050" style="width:468pt;height:6pt" o:hralign="center" o:hrstd="t" o:hrnoshade="t" o:hr="t" fillcolor="#002060" stroked="f"/>
        </w:pict>
      </w:r>
      <w:bookmarkEnd w:id="220"/>
    </w:p>
    <w:p w14:paraId="2A7D0604" w14:textId="77777777" w:rsidR="006876F6" w:rsidRPr="000B632C" w:rsidRDefault="006876F6" w:rsidP="00453745">
      <w:pPr>
        <w:rPr>
          <w:b/>
          <w:color w:val="002060"/>
        </w:rPr>
      </w:pPr>
      <w:bookmarkStart w:id="221" w:name="_Toc215758875"/>
      <w:r w:rsidRPr="000B632C">
        <w:rPr>
          <w:b/>
          <w:color w:val="002060"/>
        </w:rPr>
        <w:t>Discussion</w:t>
      </w:r>
      <w:bookmarkEnd w:id="221"/>
    </w:p>
    <w:p w14:paraId="195C96F4" w14:textId="4B7D8C94" w:rsidR="006876F6" w:rsidRDefault="006876F6" w:rsidP="006876F6">
      <w:pPr>
        <w:rPr>
          <w:ins w:id="222" w:author="Michael Raisch" w:date="2026-04-22T20:35:00Z" w16du:dateUtc="2026-04-23T02:35:00Z"/>
        </w:rPr>
      </w:pPr>
      <w:r w:rsidRPr="007E7895">
        <w:t xml:space="preserve">When audits are intended to enhance public confidence, public communication </w:t>
      </w:r>
      <w:r>
        <w:t>can play a crucial</w:t>
      </w:r>
      <w:r w:rsidRPr="007E7895">
        <w:t xml:space="preserve"> role in the audit’s overall success. For stakeholders to place trust in an audit, it is generally helpful if they are aware </w:t>
      </w:r>
      <w:r>
        <w:t xml:space="preserve">that </w:t>
      </w:r>
      <w:r w:rsidRPr="007E7895">
        <w:t>the audit</w:t>
      </w:r>
      <w:r>
        <w:t xml:space="preserve"> is taking place</w:t>
      </w:r>
      <w:r w:rsidRPr="007E7895">
        <w:t xml:space="preserve"> and have at least a basic understanding of its purpose and process. However, the complexity and relative unfamiliarity of election administration and auditing can present challenges to effective communication. While strong communication is a valuable step, it may not always be feasible to provide comprehensive information to all audiences, and approaches will necessarily vary based on local circumstances and resource availability. As a general practice, it is advisable to provide public notice of </w:t>
      </w:r>
      <w:r>
        <w:t>an</w:t>
      </w:r>
      <w:r w:rsidRPr="007E7895">
        <w:t xml:space="preserve"> audit before it takes place, and to share a summary</w:t>
      </w:r>
      <w:r>
        <w:t xml:space="preserve">, </w:t>
      </w:r>
      <w:r w:rsidRPr="007E7895">
        <w:t>including the audit’s goals, a high-level overview of the process, and the outcome</w:t>
      </w:r>
      <w:r>
        <w:t xml:space="preserve">, </w:t>
      </w:r>
      <w:r w:rsidRPr="007E7895">
        <w:t xml:space="preserve">once the audit is complete. Still, the specific timing, content, and format of public communication </w:t>
      </w:r>
      <w:r>
        <w:t xml:space="preserve">will vary for </w:t>
      </w:r>
      <w:r w:rsidRPr="007E7895">
        <w:t>each jurisdiction.</w:t>
      </w:r>
    </w:p>
    <w:p w14:paraId="17133FAD" w14:textId="629DCCE6" w:rsidR="005C4631" w:rsidRPr="007E7895" w:rsidRDefault="005C4631" w:rsidP="006876F6">
      <w:ins w:id="223" w:author="Michael Raisch" w:date="2026-04-22T20:36:00Z" w16du:dateUtc="2026-04-23T02:36:00Z">
        <w:r>
          <w:t xml:space="preserve">In addition to the publishing of election results, </w:t>
        </w:r>
      </w:ins>
      <w:ins w:id="224" w:author="Michael Raisch" w:date="2026-04-22T20:35:00Z" w16du:dateUtc="2026-04-23T02:35:00Z">
        <w:r>
          <w:t xml:space="preserve">the </w:t>
        </w:r>
      </w:ins>
      <w:ins w:id="225" w:author="Michael Raisch" w:date="2026-04-22T20:36:00Z" w16du:dateUtc="2026-04-23T02:36:00Z">
        <w:r>
          <w:t xml:space="preserve">Independent </w:t>
        </w:r>
      </w:ins>
      <w:ins w:id="226" w:author="Michael Raisch" w:date="2026-04-22T20:35:00Z" w16du:dateUtc="2026-04-23T02:35:00Z">
        <w:r>
          <w:t>Audit Co</w:t>
        </w:r>
      </w:ins>
      <w:ins w:id="227" w:author="Michael Raisch" w:date="2026-04-22T20:36:00Z" w16du:dateUtc="2026-04-23T02:36:00Z">
        <w:r>
          <w:t xml:space="preserve">mmittee should produce a report </w:t>
        </w:r>
      </w:ins>
      <w:ins w:id="228" w:author="Michael Raisch" w:date="2026-04-22T20:37:00Z" w16du:dateUtc="2026-04-23T02:37:00Z">
        <w:r>
          <w:t xml:space="preserve">discussing additional </w:t>
        </w:r>
      </w:ins>
      <w:ins w:id="229" w:author="Michael Raisch" w:date="2026-04-22T20:54:00Z" w16du:dateUtc="2026-04-23T02:54:00Z">
        <w:r w:rsidR="00BF7BC4">
          <w:t xml:space="preserve">information on the performance of the </w:t>
        </w:r>
      </w:ins>
      <w:ins w:id="230" w:author="Michael Raisch" w:date="2026-04-22T20:37:00Z" w16du:dateUtc="2026-04-23T02:37:00Z">
        <w:r>
          <w:t xml:space="preserve">audit, such as how well the county performed </w:t>
        </w:r>
      </w:ins>
      <w:ins w:id="231" w:author="Michael Raisch" w:date="2026-04-22T20:38:00Z" w16du:dateUtc="2026-04-23T02:38:00Z">
        <w:r>
          <w:t xml:space="preserve">various </w:t>
        </w:r>
      </w:ins>
      <w:ins w:id="232" w:author="Michael Raisch" w:date="2026-04-22T20:37:00Z" w16du:dateUtc="2026-04-23T02:37:00Z">
        <w:r>
          <w:t>aspect</w:t>
        </w:r>
      </w:ins>
      <w:ins w:id="233" w:author="Michael Raisch" w:date="2026-04-22T20:39:00Z" w16du:dateUtc="2026-04-23T02:39:00Z">
        <w:r>
          <w:t>s</w:t>
        </w:r>
      </w:ins>
      <w:ins w:id="234" w:author="Michael Raisch" w:date="2026-04-22T20:37:00Z" w16du:dateUtc="2026-04-23T02:37:00Z">
        <w:r>
          <w:t xml:space="preserve"> </w:t>
        </w:r>
      </w:ins>
      <w:ins w:id="235" w:author="Michael Raisch" w:date="2026-04-22T20:38:00Z" w16du:dateUtc="2026-04-23T02:38:00Z">
        <w:r>
          <w:t>of the election</w:t>
        </w:r>
      </w:ins>
      <w:ins w:id="236" w:author="Michael Raisch" w:date="2026-04-22T20:36:00Z" w16du:dateUtc="2026-04-23T02:36:00Z">
        <w:r>
          <w:t xml:space="preserve"> </w:t>
        </w:r>
      </w:ins>
      <w:ins w:id="237" w:author="Michael Raisch" w:date="2026-04-22T20:38:00Z" w16du:dateUtc="2026-04-23T02:38:00Z">
        <w:r>
          <w:t>including organization, chain of custody, ballot re</w:t>
        </w:r>
      </w:ins>
      <w:ins w:id="238" w:author="Michael Raisch" w:date="2026-04-22T20:39:00Z" w16du:dateUtc="2026-04-23T02:39:00Z">
        <w:r>
          <w:t>conciliation, and other functions.</w:t>
        </w:r>
      </w:ins>
    </w:p>
    <w:p w14:paraId="1017DDC5" w14:textId="6A5CC7E8" w:rsidR="006876F6" w:rsidRDefault="006876F6" w:rsidP="006876F6">
      <w:r>
        <w:t xml:space="preserve">Public communication </w:t>
      </w:r>
      <w:ins w:id="239" w:author="Michael Raisch" w:date="2026-04-22T20:35:00Z" w16du:dateUtc="2026-04-23T02:35:00Z">
        <w:r w:rsidR="005C4631">
          <w:t xml:space="preserve">of </w:t>
        </w:r>
      </w:ins>
      <w:del w:id="240" w:author="Michael Raisch" w:date="2026-04-22T20:35:00Z" w16du:dateUtc="2026-04-23T02:35:00Z">
        <w:r w:rsidDel="005C4631">
          <w:delText xml:space="preserve">during </w:delText>
        </w:r>
      </w:del>
      <w:r>
        <w:t>election audits should aim to</w:t>
      </w:r>
      <w:r w:rsidRPr="004D242A">
        <w:t xml:space="preserve"> make information available, understandable, and credible.</w:t>
      </w:r>
      <w:r>
        <w:t xml:space="preserve"> O</w:t>
      </w:r>
      <w:r w:rsidRPr="00A97E1D">
        <w:t xml:space="preserve">fficials can employ a variety of strategies to communicate with the public. </w:t>
      </w:r>
      <w:r w:rsidRPr="004E7E67">
        <w:t xml:space="preserve">The following examples illustrate </w:t>
      </w:r>
      <w:r>
        <w:t xml:space="preserve">some </w:t>
      </w:r>
      <w:r w:rsidRPr="004E7E67">
        <w:t xml:space="preserve">common </w:t>
      </w:r>
      <w:r>
        <w:t>ways officials may communicate with the public about election audits:</w:t>
      </w:r>
    </w:p>
    <w:p w14:paraId="7EA37AD8" w14:textId="77777777" w:rsidR="006876F6" w:rsidRDefault="006876F6" w:rsidP="00527F5C">
      <w:pPr>
        <w:pStyle w:val="ListParagraph"/>
        <w:numPr>
          <w:ilvl w:val="0"/>
          <w:numId w:val="34"/>
        </w:numPr>
      </w:pPr>
      <w:r w:rsidRPr="00493866">
        <w:rPr>
          <w:b/>
          <w:bCs/>
        </w:rPr>
        <w:t>Public Observation:</w:t>
      </w:r>
      <w:r>
        <w:t xml:space="preserve"> Providing an open invitation for public observation of an audit remains one of the most common ways to provide direct access to the audit process, allowing the public to see what is happening rather than just reading or hearing about it. </w:t>
      </w:r>
      <w:r w:rsidRPr="00C9257A">
        <w:t>However, legal, resource, or security constraints may limit this option, and attendance is often low even when observation is offered.</w:t>
      </w:r>
    </w:p>
    <w:p w14:paraId="60ACBE15" w14:textId="7D3EAE4B" w:rsidR="006876F6" w:rsidRDefault="006876F6" w:rsidP="00527F5C">
      <w:pPr>
        <w:pStyle w:val="ListParagraph"/>
        <w:numPr>
          <w:ilvl w:val="0"/>
          <w:numId w:val="34"/>
        </w:numPr>
      </w:pPr>
      <w:r w:rsidRPr="00C9257A">
        <w:rPr>
          <w:b/>
          <w:bCs/>
        </w:rPr>
        <w:t>Accessible Info</w:t>
      </w:r>
      <w:r>
        <w:rPr>
          <w:b/>
          <w:bCs/>
        </w:rPr>
        <w:t>r</w:t>
      </w:r>
      <w:r w:rsidRPr="00C9257A">
        <w:rPr>
          <w:b/>
          <w:bCs/>
        </w:rPr>
        <w:t>mation:</w:t>
      </w:r>
      <w:r>
        <w:t xml:space="preserve"> Many</w:t>
      </w:r>
      <w:r w:rsidDel="00746FE6">
        <w:t xml:space="preserve"> </w:t>
      </w:r>
      <w:r>
        <w:t xml:space="preserve">election officials have created web pages, fact sheets, or brochures that provide a concise overview and key information about election audits, written in plain language and designed for an audience with no prior </w:t>
      </w:r>
      <w:r>
        <w:lastRenderedPageBreak/>
        <w:t xml:space="preserve">knowledge about elections. </w:t>
      </w:r>
      <w:r w:rsidR="00616060">
        <w:t>G</w:t>
      </w:r>
      <w:r>
        <w:t xml:space="preserve">eneral audiences </w:t>
      </w:r>
      <w:r w:rsidR="00616060">
        <w:t>may</w:t>
      </w:r>
      <w:r>
        <w:t xml:space="preserve"> find high-level summaries of the audit process most reassuring, because they demonstrate election officials’ ongoing commitment to quality assurance. </w:t>
      </w:r>
    </w:p>
    <w:p w14:paraId="5E051128" w14:textId="77777777" w:rsidR="006876F6" w:rsidRDefault="006876F6" w:rsidP="00527F5C">
      <w:pPr>
        <w:pStyle w:val="ListParagraph"/>
        <w:numPr>
          <w:ilvl w:val="0"/>
          <w:numId w:val="34"/>
        </w:numPr>
        <w:rPr>
          <w:ins w:id="241" w:author="Michael Raisch" w:date="2026-04-26T16:49:00Z" w16du:dateUtc="2026-04-26T22:49:00Z"/>
        </w:rPr>
      </w:pPr>
      <w:r>
        <w:rPr>
          <w:b/>
          <w:bCs/>
        </w:rPr>
        <w:t>Media Engagement:</w:t>
      </w:r>
      <w:r w:rsidDel="00CA3B8C">
        <w:t xml:space="preserve"> </w:t>
      </w:r>
      <w:r>
        <w:t xml:space="preserve">Inviting local media outlets to attend and report on election audits, including, for example, logic and accuracy testing of voting equipment before an election, can create opportunities to reach a wider audience. </w:t>
      </w:r>
    </w:p>
    <w:p w14:paraId="4D982001" w14:textId="70700EE4" w:rsidR="00DD20D3" w:rsidRDefault="00DD20D3" w:rsidP="00527F5C">
      <w:pPr>
        <w:pStyle w:val="ListParagraph"/>
        <w:numPr>
          <w:ilvl w:val="0"/>
          <w:numId w:val="34"/>
        </w:numPr>
      </w:pPr>
      <w:ins w:id="242" w:author="Michael Raisch" w:date="2026-04-26T16:49:00Z" w16du:dateUtc="2026-04-26T22:49:00Z">
        <w:r>
          <w:rPr>
            <w:b/>
            <w:bCs/>
          </w:rPr>
          <w:t xml:space="preserve">Performance Report: </w:t>
        </w:r>
      </w:ins>
      <w:ins w:id="243" w:author="Michael Raisch" w:date="2026-04-26T16:50:00Z" w16du:dateUtc="2026-04-26T22:50:00Z">
        <w:r w:rsidR="00560C4A">
          <w:t>After the completion of the audit the Election Audit Commission should issu</w:t>
        </w:r>
      </w:ins>
      <w:ins w:id="244" w:author="Michael Raisch" w:date="2026-04-26T16:51:00Z" w16du:dateUtc="2026-04-26T22:51:00Z">
        <w:r w:rsidR="00560C4A">
          <w:t>e a p</w:t>
        </w:r>
      </w:ins>
      <w:ins w:id="245" w:author="Michael Raisch" w:date="2026-04-26T16:50:00Z" w16du:dateUtc="2026-04-26T22:50:00Z">
        <w:r w:rsidR="00560C4A">
          <w:t>ub</w:t>
        </w:r>
      </w:ins>
      <w:ins w:id="246" w:author="Michael Raisch" w:date="2026-04-26T16:51:00Z" w16du:dateUtc="2026-04-26T22:51:00Z">
        <w:r w:rsidR="00560C4A">
          <w:t>lic report describing the election processes – what went well and what can be impro</w:t>
        </w:r>
      </w:ins>
      <w:ins w:id="247" w:author="Michael Raisch" w:date="2026-04-26T16:52:00Z" w16du:dateUtc="2026-04-26T22:52:00Z">
        <w:r w:rsidR="00560C4A">
          <w:t>ved upon.</w:t>
        </w:r>
      </w:ins>
      <w:ins w:id="248" w:author="Michael Raisch" w:date="2026-04-26T16:51:00Z" w16du:dateUtc="2026-04-26T22:51:00Z">
        <w:r w:rsidR="00560C4A">
          <w:t xml:space="preserve"> </w:t>
        </w:r>
      </w:ins>
    </w:p>
    <w:p w14:paraId="03700A18" w14:textId="21E3977F" w:rsidR="006876F6" w:rsidRPr="005F4286" w:rsidRDefault="006876F6" w:rsidP="006876F6">
      <w:pPr>
        <w:rPr>
          <w:rFonts w:ascii="Aptos" w:hAnsi="Aptos"/>
          <w:color w:val="000000"/>
        </w:rPr>
      </w:pPr>
      <w:r w:rsidRPr="005F4286">
        <w:rPr>
          <w:rFonts w:ascii="Aptos" w:hAnsi="Aptos"/>
          <w:color w:val="000000"/>
        </w:rPr>
        <w:t xml:space="preserve">The examples provided represent just a few of the </w:t>
      </w:r>
      <w:r>
        <w:rPr>
          <w:rFonts w:ascii="Aptos" w:hAnsi="Aptos"/>
          <w:color w:val="000000"/>
        </w:rPr>
        <w:t>ways that officials communicate with the public about election audits</w:t>
      </w:r>
      <w:r w:rsidRPr="005F4286">
        <w:rPr>
          <w:rFonts w:ascii="Aptos" w:hAnsi="Aptos"/>
          <w:color w:val="000000"/>
        </w:rPr>
        <w:t>.</w:t>
      </w:r>
      <w:r>
        <w:rPr>
          <w:rFonts w:ascii="Aptos" w:hAnsi="Aptos"/>
          <w:color w:val="000000"/>
        </w:rPr>
        <w:t xml:space="preserve"> </w:t>
      </w:r>
      <w:r w:rsidRPr="005F4286">
        <w:rPr>
          <w:rFonts w:ascii="Aptos" w:hAnsi="Aptos"/>
          <w:color w:val="000000"/>
        </w:rPr>
        <w:t xml:space="preserve">Each </w:t>
      </w:r>
      <w:r w:rsidR="007A57A4">
        <w:rPr>
          <w:rFonts w:ascii="Aptos" w:hAnsi="Aptos"/>
          <w:color w:val="000000"/>
        </w:rPr>
        <w:t>office</w:t>
      </w:r>
      <w:r w:rsidRPr="005F4286">
        <w:rPr>
          <w:rFonts w:ascii="Aptos" w:hAnsi="Aptos"/>
          <w:color w:val="000000"/>
        </w:rPr>
        <w:t xml:space="preserve"> develops communication strategies that fit its available resources, legal obligations, and the needs of its community.</w:t>
      </w:r>
    </w:p>
    <w:p w14:paraId="7C3FF708" w14:textId="77777777" w:rsidR="006876F6" w:rsidRPr="000B632C" w:rsidRDefault="006876F6" w:rsidP="006876F6">
      <w:pPr>
        <w:rPr>
          <w:color w:val="002060"/>
        </w:rPr>
      </w:pPr>
      <w:r w:rsidRPr="000B632C">
        <w:rPr>
          <w:color w:val="002060"/>
        </w:rPr>
        <w:t>Considerations</w:t>
      </w:r>
    </w:p>
    <w:p w14:paraId="3CF4F693" w14:textId="77777777" w:rsidR="006876F6" w:rsidRPr="000255CA" w:rsidRDefault="006876F6" w:rsidP="006876F6">
      <w:r>
        <w:rPr>
          <w:rFonts w:ascii="Aptos" w:hAnsi="Aptos"/>
          <w:color w:val="000000"/>
        </w:rPr>
        <w:t>W</w:t>
      </w:r>
      <w:r w:rsidRPr="008726F1">
        <w:rPr>
          <w:rFonts w:ascii="Aptos" w:hAnsi="Aptos"/>
          <w:color w:val="000000"/>
        </w:rPr>
        <w:t>hen planning public communication</w:t>
      </w:r>
      <w:r>
        <w:rPr>
          <w:rFonts w:ascii="Aptos" w:hAnsi="Aptos"/>
          <w:color w:val="000000"/>
        </w:rPr>
        <w:t xml:space="preserve"> strategies </w:t>
      </w:r>
      <w:r w:rsidRPr="008726F1">
        <w:rPr>
          <w:rFonts w:ascii="Aptos" w:hAnsi="Aptos"/>
          <w:color w:val="000000"/>
        </w:rPr>
        <w:t>for audits</w:t>
      </w:r>
      <w:r>
        <w:rPr>
          <w:rFonts w:ascii="Aptos" w:hAnsi="Aptos"/>
          <w:color w:val="000000"/>
        </w:rPr>
        <w:t>, considerations include</w:t>
      </w:r>
      <w:r w:rsidRPr="008726F1">
        <w:rPr>
          <w:rFonts w:ascii="Aptos" w:hAnsi="Aptos"/>
          <w:color w:val="000000"/>
        </w:rPr>
        <w:t>:</w:t>
      </w:r>
    </w:p>
    <w:p w14:paraId="1CA44B3B" w14:textId="77777777" w:rsidR="006876F6" w:rsidRDefault="006876F6" w:rsidP="00527F5C">
      <w:pPr>
        <w:numPr>
          <w:ilvl w:val="0"/>
          <w:numId w:val="35"/>
        </w:numPr>
        <w:contextualSpacing/>
      </w:pPr>
      <w:r>
        <w:t>C</w:t>
      </w:r>
      <w:r w:rsidRPr="000255CA">
        <w:t xml:space="preserve">ommunication strategies </w:t>
      </w:r>
      <w:r>
        <w:t xml:space="preserve">must </w:t>
      </w:r>
      <w:r w:rsidRPr="000255CA">
        <w:t xml:space="preserve">comply with applicable laws and </w:t>
      </w:r>
      <w:r>
        <w:t xml:space="preserve">statutes. </w:t>
      </w:r>
    </w:p>
    <w:p w14:paraId="65E6EA80" w14:textId="77777777" w:rsidR="006876F6" w:rsidRPr="000255CA" w:rsidRDefault="006876F6" w:rsidP="00527F5C">
      <w:pPr>
        <w:numPr>
          <w:ilvl w:val="0"/>
          <w:numId w:val="35"/>
        </w:numPr>
        <w:contextualSpacing/>
      </w:pPr>
      <w:r>
        <w:t>Officials are encouraged to u</w:t>
      </w:r>
      <w:r w:rsidRPr="000255CA">
        <w:t>se clear, accessible language and formats suitable for individuals with no prior knowledge of election administration.</w:t>
      </w:r>
    </w:p>
    <w:p w14:paraId="66BF290F" w14:textId="77777777" w:rsidR="006876F6" w:rsidRPr="000255CA" w:rsidRDefault="006876F6" w:rsidP="00527F5C">
      <w:pPr>
        <w:numPr>
          <w:ilvl w:val="0"/>
          <w:numId w:val="35"/>
        </w:numPr>
        <w:contextualSpacing/>
      </w:pPr>
      <w:r>
        <w:t>C</w:t>
      </w:r>
      <w:r w:rsidRPr="000255CA">
        <w:t xml:space="preserve">ommunication methods </w:t>
      </w:r>
      <w:r>
        <w:t xml:space="preserve">may be subject </w:t>
      </w:r>
      <w:r w:rsidRPr="000255CA">
        <w:t>to available staff, technology, and budget.</w:t>
      </w:r>
    </w:p>
    <w:p w14:paraId="4E970841" w14:textId="77777777" w:rsidR="006876F6" w:rsidRPr="009A200E" w:rsidRDefault="006876F6" w:rsidP="006876F6">
      <w:pPr>
        <w:rPr>
          <w:b/>
          <w:bCs/>
        </w:rPr>
      </w:pPr>
    </w:p>
    <w:p w14:paraId="13247D5B" w14:textId="77777777" w:rsidR="006876F6" w:rsidRPr="000B632C" w:rsidRDefault="006876F6" w:rsidP="006876F6">
      <w:r w:rsidRPr="000B632C">
        <w:rPr>
          <w:noProof/>
          <w:color w:val="002060"/>
        </w:rPr>
        <mc:AlternateContent>
          <mc:Choice Requires="wps">
            <w:drawing>
              <wp:anchor distT="45720" distB="45720" distL="114300" distR="114300" simplePos="0" relativeHeight="251658258" behindDoc="0" locked="0" layoutInCell="1" allowOverlap="1" wp14:anchorId="1B6DAE04" wp14:editId="2D989539">
                <wp:simplePos x="0" y="0"/>
                <wp:positionH relativeFrom="column">
                  <wp:posOffset>133350</wp:posOffset>
                </wp:positionH>
                <wp:positionV relativeFrom="paragraph">
                  <wp:posOffset>424815</wp:posOffset>
                </wp:positionV>
                <wp:extent cx="5800725" cy="1962150"/>
                <wp:effectExtent l="0" t="0" r="28575" b="19050"/>
                <wp:wrapSquare wrapText="bothSides"/>
                <wp:docPr id="15754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725" cy="1962150"/>
                        </a:xfrm>
                        <a:prstGeom prst="rect">
                          <a:avLst/>
                        </a:prstGeom>
                        <a:solidFill>
                          <a:schemeClr val="bg1">
                            <a:lumMod val="95000"/>
                          </a:schemeClr>
                        </a:solidFill>
                        <a:ln w="9525">
                          <a:solidFill>
                            <a:srgbClr val="000000"/>
                          </a:solidFill>
                          <a:miter lim="800000"/>
                          <a:headEnd/>
                          <a:tailEnd/>
                        </a:ln>
                      </wps:spPr>
                      <wps:txbx>
                        <w:txbxContent>
                          <w:p w14:paraId="4F1C6CF9" w14:textId="77777777" w:rsidR="006876F6" w:rsidRPr="00DB147C" w:rsidRDefault="006876F6" w:rsidP="006876F6">
                            <w:pPr>
                              <w:shd w:val="clear" w:color="auto" w:fill="F2F2F2" w:themeFill="background1" w:themeFillShade="F2"/>
                              <w:rPr>
                                <w:i/>
                                <w:iCs/>
                              </w:rPr>
                            </w:pPr>
                            <w:r w:rsidRPr="00DB147C">
                              <w:rPr>
                                <w:i/>
                                <w:iCs/>
                              </w:rPr>
                              <w:t xml:space="preserve">“For the standard of </w:t>
                            </w:r>
                            <w:r>
                              <w:rPr>
                                <w:b/>
                                <w:bCs/>
                                <w:i/>
                                <w:iCs/>
                              </w:rPr>
                              <w:t>p</w:t>
                            </w:r>
                            <w:r w:rsidRPr="00DB147C">
                              <w:rPr>
                                <w:b/>
                                <w:bCs/>
                                <w:i/>
                                <w:iCs/>
                              </w:rPr>
                              <w:t xml:space="preserve">ublic </w:t>
                            </w:r>
                            <w:r>
                              <w:rPr>
                                <w:b/>
                                <w:bCs/>
                                <w:i/>
                                <w:iCs/>
                              </w:rPr>
                              <w:t>c</w:t>
                            </w:r>
                            <w:r w:rsidRPr="00DB147C">
                              <w:rPr>
                                <w:b/>
                                <w:bCs/>
                                <w:i/>
                                <w:iCs/>
                              </w:rPr>
                              <w:t>ommunication</w:t>
                            </w:r>
                            <w:r w:rsidRPr="00DB147C">
                              <w:rPr>
                                <w:i/>
                                <w:iCs/>
                              </w:rPr>
                              <w:t xml:space="preserve">, we </w:t>
                            </w:r>
                            <w:r>
                              <w:rPr>
                                <w:i/>
                                <w:iCs/>
                              </w:rPr>
                              <w:t>conduct</w:t>
                            </w:r>
                            <w:r w:rsidRPr="00DB147C">
                              <w:rPr>
                                <w:i/>
                                <w:iCs/>
                              </w:rPr>
                              <w:t xml:space="preserve"> audits… (for example)</w:t>
                            </w:r>
                          </w:p>
                          <w:p w14:paraId="108D5969" w14:textId="77777777" w:rsidR="006876F6" w:rsidRPr="008C12DC" w:rsidRDefault="006876F6" w:rsidP="00527F5C">
                            <w:pPr>
                              <w:pStyle w:val="ListParagraph"/>
                              <w:numPr>
                                <w:ilvl w:val="0"/>
                                <w:numId w:val="21"/>
                              </w:numPr>
                              <w:shd w:val="clear" w:color="auto" w:fill="F2F2F2" w:themeFill="background1" w:themeFillShade="F2"/>
                              <w:rPr>
                                <w:i/>
                                <w:iCs/>
                              </w:rPr>
                            </w:pPr>
                            <w:r w:rsidRPr="008C12DC">
                              <w:rPr>
                                <w:i/>
                                <w:iCs/>
                              </w:rPr>
                              <w:t>…supported by easy-to-understand fact sheets or FAQs that outline the purpose</w:t>
                            </w:r>
                            <w:r>
                              <w:rPr>
                                <w:i/>
                                <w:iCs/>
                              </w:rPr>
                              <w:t xml:space="preserve"> and</w:t>
                            </w:r>
                            <w:r w:rsidRPr="008C12DC">
                              <w:rPr>
                                <w:i/>
                                <w:iCs/>
                              </w:rPr>
                              <w:t xml:space="preserve"> steps</w:t>
                            </w:r>
                            <w:r>
                              <w:rPr>
                                <w:i/>
                                <w:iCs/>
                              </w:rPr>
                              <w:t xml:space="preserve"> </w:t>
                            </w:r>
                            <w:r w:rsidRPr="008C12DC">
                              <w:rPr>
                                <w:i/>
                                <w:iCs/>
                              </w:rPr>
                              <w:t>of the audit.”</w:t>
                            </w:r>
                          </w:p>
                          <w:p w14:paraId="19ABD987" w14:textId="77777777" w:rsidR="006876F6" w:rsidRDefault="006876F6" w:rsidP="00527F5C">
                            <w:pPr>
                              <w:pStyle w:val="ListParagraph"/>
                              <w:numPr>
                                <w:ilvl w:val="0"/>
                                <w:numId w:val="21"/>
                              </w:numPr>
                              <w:shd w:val="clear" w:color="auto" w:fill="F2F2F2" w:themeFill="background1" w:themeFillShade="F2"/>
                              <w:rPr>
                                <w:i/>
                                <w:iCs/>
                              </w:rPr>
                            </w:pPr>
                            <w:r w:rsidRPr="00464BBE">
                              <w:rPr>
                                <w:i/>
                                <w:iCs/>
                              </w:rPr>
                              <w:t>…accompanied by visual resources such as videos or infographics to help the public understand the process.”</w:t>
                            </w:r>
                          </w:p>
                          <w:p w14:paraId="4A39B835" w14:textId="12ACBCD6" w:rsidR="006876F6" w:rsidRPr="006876F6" w:rsidRDefault="006876F6" w:rsidP="00527F5C">
                            <w:pPr>
                              <w:pStyle w:val="ListParagraph"/>
                              <w:numPr>
                                <w:ilvl w:val="0"/>
                                <w:numId w:val="21"/>
                              </w:numPr>
                              <w:shd w:val="clear" w:color="auto" w:fill="F2F2F2" w:themeFill="background1" w:themeFillShade="F2"/>
                              <w:rPr>
                                <w:i/>
                                <w:iCs/>
                              </w:rPr>
                            </w:pPr>
                            <w:r w:rsidRPr="006876F6">
                              <w:rPr>
                                <w:i/>
                                <w:iCs/>
                              </w:rPr>
                              <w:t>…where press releases and social media updates keep the public informed about timelines and findings.”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6DAE04" id="_x0000_s1041" type="#_x0000_t202" style="position:absolute;margin-left:10.5pt;margin-top:33.45pt;width:456.75pt;height:154.5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" fillcolor="#f2f2f2 [3052]">
                <v:textbox>
                  <w:txbxContent>
                    <w:p w14:paraId="4F1C6CF9" w14:textId="77777777" w:rsidR="006876F6" w:rsidRPr="00DB147C" w:rsidRDefault="006876F6" w:rsidP="006876F6">
                      <w:pPr>
                        <w:shd w:val="clear" w:color="auto" w:fill="F2F2F2" w:themeFill="background1" w:themeFillShade="F2"/>
                        <w:rPr>
                          <w:i/>
                          <w:iCs/>
                        </w:rPr>
                      </w:pPr>
                      <w:r w:rsidRPr="00DB147C">
                        <w:rPr>
                          <w:i/>
                          <w:iCs/>
                        </w:rPr>
                        <w:t xml:space="preserve">“For the standard of </w:t>
                      </w:r>
                      <w:r>
                        <w:rPr>
                          <w:b/>
                          <w:bCs/>
                          <w:i/>
                          <w:iCs/>
                        </w:rPr>
                        <w:t>p</w:t>
                      </w:r>
                      <w:r w:rsidRPr="00DB147C">
                        <w:rPr>
                          <w:b/>
                          <w:bCs/>
                          <w:i/>
                          <w:iCs/>
                        </w:rPr>
                        <w:t xml:space="preserve">ublic </w:t>
                      </w:r>
                      <w:r>
                        <w:rPr>
                          <w:b/>
                          <w:bCs/>
                          <w:i/>
                          <w:iCs/>
                        </w:rPr>
                        <w:t>c</w:t>
                      </w:r>
                      <w:r w:rsidRPr="00DB147C">
                        <w:rPr>
                          <w:b/>
                          <w:bCs/>
                          <w:i/>
                          <w:iCs/>
                        </w:rPr>
                        <w:t>ommunication</w:t>
                      </w:r>
                      <w:r w:rsidRPr="00DB147C">
                        <w:rPr>
                          <w:i/>
                          <w:iCs/>
                        </w:rPr>
                        <w:t xml:space="preserve">, we </w:t>
                      </w:r>
                      <w:r>
                        <w:rPr>
                          <w:i/>
                          <w:iCs/>
                        </w:rPr>
                        <w:t>conduct</w:t>
                      </w:r>
                      <w:r w:rsidRPr="00DB147C">
                        <w:rPr>
                          <w:i/>
                          <w:iCs/>
                        </w:rPr>
                        <w:t xml:space="preserve"> audits… (for example)</w:t>
                      </w:r>
                    </w:p>
                    <w:p w14:paraId="108D5969" w14:textId="77777777" w:rsidR="006876F6" w:rsidRPr="008C12DC" w:rsidRDefault="006876F6" w:rsidP="00527F5C">
                      <w:pPr>
                        <w:pStyle w:val="ListParagraph"/>
                        <w:numPr>
                          <w:ilvl w:val="0"/>
                          <w:numId w:val="21"/>
                        </w:numPr>
                        <w:shd w:val="clear" w:color="auto" w:fill="F2F2F2" w:themeFill="background1" w:themeFillShade="F2"/>
                        <w:rPr>
                          <w:i/>
                          <w:iCs/>
                        </w:rPr>
                      </w:pPr>
                      <w:r w:rsidRPr="008C12DC">
                        <w:rPr>
                          <w:i/>
                          <w:iCs/>
                        </w:rPr>
                        <w:t>…supported by easy-to-understand fact sheets or FAQs that outline the purpose</w:t>
                      </w:r>
                      <w:r>
                        <w:rPr>
                          <w:i/>
                          <w:iCs/>
                        </w:rPr>
                        <w:t xml:space="preserve"> and</w:t>
                      </w:r>
                      <w:r w:rsidRPr="008C12DC">
                        <w:rPr>
                          <w:i/>
                          <w:iCs/>
                        </w:rPr>
                        <w:t xml:space="preserve"> steps</w:t>
                      </w:r>
                      <w:r>
                        <w:rPr>
                          <w:i/>
                          <w:iCs/>
                        </w:rPr>
                        <w:t xml:space="preserve"> </w:t>
                      </w:r>
                      <w:r w:rsidRPr="008C12DC">
                        <w:rPr>
                          <w:i/>
                          <w:iCs/>
                        </w:rPr>
                        <w:t>of the audit.”</w:t>
                      </w:r>
                    </w:p>
                    <w:p w14:paraId="19ABD987" w14:textId="77777777" w:rsidR="006876F6" w:rsidRDefault="006876F6" w:rsidP="00527F5C">
                      <w:pPr>
                        <w:pStyle w:val="ListParagraph"/>
                        <w:numPr>
                          <w:ilvl w:val="0"/>
                          <w:numId w:val="21"/>
                        </w:numPr>
                        <w:shd w:val="clear" w:color="auto" w:fill="F2F2F2" w:themeFill="background1" w:themeFillShade="F2"/>
                        <w:rPr>
                          <w:i/>
                          <w:iCs/>
                        </w:rPr>
                      </w:pPr>
                      <w:r w:rsidRPr="00464BBE">
                        <w:rPr>
                          <w:i/>
                          <w:iCs/>
                        </w:rPr>
                        <w:t>…accompanied by visual resources such as videos or infographics to help the public understand the process.”</w:t>
                      </w:r>
                    </w:p>
                    <w:p w14:paraId="4A39B835" w14:textId="12ACBCD6" w:rsidR="006876F6" w:rsidRPr="006876F6" w:rsidRDefault="006876F6" w:rsidP="00527F5C">
                      <w:pPr>
                        <w:pStyle w:val="ListParagraph"/>
                        <w:numPr>
                          <w:ilvl w:val="0"/>
                          <w:numId w:val="21"/>
                        </w:numPr>
                        <w:shd w:val="clear" w:color="auto" w:fill="F2F2F2" w:themeFill="background1" w:themeFillShade="F2"/>
                        <w:rPr>
                          <w:i/>
                          <w:iCs/>
                        </w:rPr>
                      </w:pPr>
                      <w:r w:rsidRPr="006876F6">
                        <w:rPr>
                          <w:i/>
                          <w:iCs/>
                        </w:rPr>
                        <w:t>…where press releases and social media updates keep the public informed about timelines and findings.”</w:t>
                      </w:r>
                    </w:p>
                  </w:txbxContent>
                </v:textbox>
                <w10:wrap type="square"/>
              </v:shape>
            </w:pict>
          </mc:Fallback>
        </mc:AlternateContent>
      </w:r>
      <w:r w:rsidRPr="000B632C">
        <w:rPr>
          <w:color w:val="002060"/>
        </w:rPr>
        <w:t>Sample Language</w:t>
      </w:r>
    </w:p>
    <w:p w14:paraId="49C81AAF" w14:textId="77777777" w:rsidR="005C4631" w:rsidRDefault="001B35B9" w:rsidP="001B35B9">
      <w:pPr>
        <w:pStyle w:val="Heading2"/>
        <w:rPr>
          <w:ins w:id="249" w:author="Michael Raisch" w:date="2026-04-22T20:40:00Z" w16du:dateUtc="2026-04-23T02:40:00Z"/>
          <w:color w:val="002060"/>
        </w:rPr>
      </w:pPr>
      <w:bookmarkStart w:id="250" w:name="_Toc215758876"/>
      <w:bookmarkStart w:id="251" w:name="_Toc215760116"/>
      <w:bookmarkStart w:id="252" w:name="_Toc215760319"/>
      <w:bookmarkStart w:id="253" w:name="_Toc215760344"/>
      <w:bookmarkStart w:id="254" w:name="_Toc215760910"/>
      <w:bookmarkStart w:id="255" w:name="_Toc222064670"/>
      <w:r>
        <w:lastRenderedPageBreak/>
        <w:br/>
      </w:r>
    </w:p>
    <w:p w14:paraId="6FE43693" w14:textId="2158534E" w:rsidR="00DB147C" w:rsidRPr="001B35B9" w:rsidRDefault="002B55A3" w:rsidP="001B35B9">
      <w:pPr>
        <w:pStyle w:val="Heading2"/>
        <w:rPr>
          <w:color w:val="002060"/>
        </w:rPr>
      </w:pPr>
      <w:r w:rsidRPr="001B35B9">
        <w:rPr>
          <w:color w:val="002060"/>
        </w:rPr>
        <w:t>Transparency</w:t>
      </w:r>
      <w:bookmarkEnd w:id="206"/>
      <w:bookmarkEnd w:id="250"/>
      <w:bookmarkEnd w:id="251"/>
      <w:bookmarkEnd w:id="252"/>
      <w:bookmarkEnd w:id="253"/>
      <w:bookmarkEnd w:id="254"/>
      <w:bookmarkEnd w:id="255"/>
    </w:p>
    <w:p w14:paraId="712AB79D" w14:textId="7AB4CEBE" w:rsidR="002B55A3" w:rsidRPr="000B632C" w:rsidRDefault="00000000" w:rsidP="00453745">
      <w:bookmarkStart w:id="256" w:name="_Toc215758877"/>
      <w:r>
        <w:pict w14:anchorId="07180A0A">
          <v:rect id="_x0000_i1051" style="width:468pt;height:6pt" o:hralign="center" o:hrstd="t" o:hrnoshade="t" o:hr="t" fillcolor="#002060" stroked="f"/>
        </w:pict>
      </w:r>
      <w:bookmarkEnd w:id="256"/>
    </w:p>
    <w:p w14:paraId="19AAE380" w14:textId="20EC673B" w:rsidR="00C737A7" w:rsidRPr="000B632C" w:rsidRDefault="002B55A3" w:rsidP="000B632C">
      <w:pPr>
        <w:pStyle w:val="Heading3"/>
        <w:rPr>
          <w:color w:val="002060"/>
        </w:rPr>
      </w:pPr>
      <w:bookmarkStart w:id="257" w:name="_Toc215758878"/>
      <w:r w:rsidRPr="000B632C">
        <w:rPr>
          <w:color w:val="002060"/>
        </w:rPr>
        <w:t>The goals, methods/procedures, and results of the audit should be clearly documented and publicly accessible, consistent with applicable law and regulation. Public observation of the audit process is desirable but must not interfere. Where constraints are present, they should be explained.</w:t>
      </w:r>
      <w:bookmarkEnd w:id="257"/>
    </w:p>
    <w:p w14:paraId="1A30CBCC" w14:textId="30DA0B1F" w:rsidR="002B55A3" w:rsidRPr="000B632C" w:rsidRDefault="00000000" w:rsidP="00453745">
      <w:bookmarkStart w:id="258" w:name="_Toc215758879"/>
      <w:r>
        <w:pict w14:anchorId="43324DB1">
          <v:rect id="_x0000_i1052" style="width:468pt;height:6pt" o:hralign="center" o:hrstd="t" o:hrnoshade="t" o:hr="t" fillcolor="#002060" stroked="f"/>
        </w:pict>
      </w:r>
      <w:bookmarkEnd w:id="258"/>
    </w:p>
    <w:p w14:paraId="6CB50E06" w14:textId="77777777" w:rsidR="00E15328" w:rsidRPr="000B632C" w:rsidRDefault="00F61173" w:rsidP="00453745">
      <w:pPr>
        <w:rPr>
          <w:b/>
          <w:color w:val="002060"/>
        </w:rPr>
      </w:pPr>
      <w:bookmarkStart w:id="259" w:name="_Toc215758880"/>
      <w:r w:rsidRPr="000B632C">
        <w:rPr>
          <w:b/>
          <w:color w:val="002060"/>
        </w:rPr>
        <w:t>Discussion</w:t>
      </w:r>
      <w:bookmarkEnd w:id="259"/>
    </w:p>
    <w:p w14:paraId="741DB64A" w14:textId="092573BE" w:rsidR="00EA1750" w:rsidRDefault="00EA1750" w:rsidP="002B55A3">
      <w:pPr>
        <w:rPr>
          <w:ins w:id="260" w:author="Michael Raisch" w:date="2026-04-22T20:41:00Z" w16du:dateUtc="2026-04-23T02:41:00Z"/>
        </w:rPr>
      </w:pPr>
      <w:r w:rsidRPr="00EA1750">
        <w:t xml:space="preserve">Transparency is vital in election audits because it builds public trust and confidence in the electoral process. When </w:t>
      </w:r>
      <w:r w:rsidR="0065499F">
        <w:t>an</w:t>
      </w:r>
      <w:r w:rsidRPr="00EA1750">
        <w:t xml:space="preserve"> audit process is open and accessible, voters, candidates, and stakeholders can see that officials are committed to fairness, accuracy, and accountability. Transparency allows the public to understand how audits are conducted, what safeguards are in place, and how results are verified</w:t>
      </w:r>
      <w:r w:rsidR="00870BEF">
        <w:t xml:space="preserve">. </w:t>
      </w:r>
      <w:r w:rsidRPr="00EA1750">
        <w:t>Ultimately, transparent audits demonstrate that officials are dedicated to upholding the integrity of elections and are willing to be held accountable for their work.</w:t>
      </w:r>
    </w:p>
    <w:p w14:paraId="444D4E56" w14:textId="3DF2BB88" w:rsidR="001C05FE" w:rsidRPr="003D7F20" w:rsidRDefault="001C05FE" w:rsidP="002B55A3">
      <w:ins w:id="261" w:author="Michael Raisch" w:date="2026-04-22T20:41:00Z" w16du:dateUtc="2026-04-23T02:41:00Z">
        <w:r w:rsidRPr="003D7F20">
          <w:t>The auditor</w:t>
        </w:r>
      </w:ins>
      <w:ins w:id="262" w:author="Michael Raisch" w:date="2026-04-22T20:47:00Z" w16du:dateUtc="2026-04-23T02:47:00Z">
        <w:r w:rsidR="00860020" w:rsidRPr="003D7F20">
          <w:rPr>
            <w:rPrChange w:id="263" w:author="Michael Raisch" w:date="2026-04-27T09:39:00Z" w16du:dateUtc="2026-04-27T15:39:00Z">
              <w:rPr>
                <w:color w:val="EE0000"/>
              </w:rPr>
            </w:rPrChange>
          </w:rPr>
          <w:t>s</w:t>
        </w:r>
      </w:ins>
      <w:ins w:id="264" w:author="Michael Raisch" w:date="2026-04-22T20:41:00Z" w16du:dateUtc="2026-04-23T02:41:00Z">
        <w:r w:rsidRPr="003D7F20">
          <w:t xml:space="preserve"> must have access to all election artifacts, including</w:t>
        </w:r>
      </w:ins>
      <w:ins w:id="265" w:author="Michael Raisch" w:date="2026-04-22T20:43:00Z" w16du:dateUtc="2026-04-23T02:43:00Z">
        <w:r w:rsidRPr="003D7F20">
          <w:rPr>
            <w:rPrChange w:id="266" w:author="Michael Raisch" w:date="2026-04-27T09:39:00Z" w16du:dateUtc="2026-04-27T15:39:00Z">
              <w:rPr>
                <w:color w:val="EE0000"/>
              </w:rPr>
            </w:rPrChange>
          </w:rPr>
          <w:t xml:space="preserve">, but not limited to, </w:t>
        </w:r>
      </w:ins>
      <w:ins w:id="267" w:author="Michael Raisch" w:date="2026-04-22T20:41:00Z" w16du:dateUtc="2026-04-23T02:41:00Z">
        <w:r w:rsidRPr="003D7F20">
          <w:t>original voter</w:t>
        </w:r>
      </w:ins>
      <w:r w:rsidR="00046A25" w:rsidRPr="003D7F20">
        <w:rPr>
          <w:rPrChange w:id="268" w:author="Michael Raisch" w:date="2026-04-27T09:39:00Z" w16du:dateUtc="2026-04-27T15:39:00Z">
            <w:rPr>
              <w:color w:val="EE0000"/>
            </w:rPr>
          </w:rPrChange>
        </w:rPr>
        <w:t>-</w:t>
      </w:r>
      <w:ins w:id="269" w:author="Michael Raisch" w:date="2026-04-22T20:41:00Z" w16du:dateUtc="2026-04-23T02:41:00Z">
        <w:r w:rsidRPr="003D7F20">
          <w:t>m</w:t>
        </w:r>
      </w:ins>
      <w:ins w:id="270" w:author="Michael Raisch" w:date="2026-04-22T20:42:00Z" w16du:dateUtc="2026-04-23T02:42:00Z">
        <w:r w:rsidRPr="003D7F20">
          <w:t>arked paper ballots,</w:t>
        </w:r>
        <w:r w:rsidRPr="003D7F20">
          <w:rPr>
            <w:rPrChange w:id="271" w:author="Michael Raisch" w:date="2026-04-27T09:39:00Z" w16du:dateUtc="2026-04-27T15:39:00Z">
              <w:rPr>
                <w:color w:val="EE0000"/>
              </w:rPr>
            </w:rPrChange>
          </w:rPr>
          <w:t xml:space="preserve"> chain of custody records, </w:t>
        </w:r>
      </w:ins>
      <w:ins w:id="272" w:author="Michael Raisch" w:date="2026-04-22T20:47:00Z" w16du:dateUtc="2026-04-23T02:47:00Z">
        <w:r w:rsidR="00860020" w:rsidRPr="003D7F20">
          <w:rPr>
            <w:rPrChange w:id="273" w:author="Michael Raisch" w:date="2026-04-27T09:39:00Z" w16du:dateUtc="2026-04-27T15:39:00Z">
              <w:rPr>
                <w:color w:val="EE0000"/>
              </w:rPr>
            </w:rPrChange>
          </w:rPr>
          <w:t xml:space="preserve">reconciliation records, </w:t>
        </w:r>
      </w:ins>
      <w:ins w:id="274" w:author="Michael Raisch" w:date="2026-04-22T20:42:00Z" w16du:dateUtc="2026-04-23T02:42:00Z">
        <w:r w:rsidRPr="003D7F20">
          <w:rPr>
            <w:rPrChange w:id="275" w:author="Michael Raisch" w:date="2026-04-27T09:39:00Z" w16du:dateUtc="2026-04-27T15:39:00Z">
              <w:rPr>
                <w:color w:val="EE0000"/>
              </w:rPr>
            </w:rPrChange>
          </w:rPr>
          <w:t xml:space="preserve">and </w:t>
        </w:r>
      </w:ins>
      <w:ins w:id="276" w:author="Michael Raisch" w:date="2026-04-22T20:43:00Z" w16du:dateUtc="2026-04-23T02:43:00Z">
        <w:r w:rsidRPr="003D7F20">
          <w:rPr>
            <w:rPrChange w:id="277" w:author="Michael Raisch" w:date="2026-04-27T09:39:00Z" w16du:dateUtc="2026-04-27T15:39:00Z">
              <w:rPr>
                <w:color w:val="EE0000"/>
              </w:rPr>
            </w:rPrChange>
          </w:rPr>
          <w:t>cast vote records.  The auditors must follow state a</w:t>
        </w:r>
      </w:ins>
      <w:ins w:id="278" w:author="Michael Raisch" w:date="2026-04-22T20:44:00Z" w16du:dateUtc="2026-04-23T02:44:00Z">
        <w:r w:rsidRPr="003D7F20">
          <w:rPr>
            <w:rPrChange w:id="279" w:author="Michael Raisch" w:date="2026-04-27T09:39:00Z" w16du:dateUtc="2026-04-27T15:39:00Z">
              <w:rPr>
                <w:color w:val="EE0000"/>
              </w:rPr>
            </w:rPrChange>
          </w:rPr>
          <w:t xml:space="preserve">nd county laws and regulations regarding </w:t>
        </w:r>
      </w:ins>
      <w:ins w:id="280" w:author="Michael Raisch" w:date="2026-04-22T20:45:00Z" w16du:dateUtc="2026-04-23T02:45:00Z">
        <w:r w:rsidRPr="003D7F20">
          <w:rPr>
            <w:rPrChange w:id="281" w:author="Michael Raisch" w:date="2026-04-27T09:39:00Z" w16du:dateUtc="2026-04-27T15:39:00Z">
              <w:rPr>
                <w:color w:val="EE0000"/>
              </w:rPr>
            </w:rPrChange>
          </w:rPr>
          <w:t xml:space="preserve">the </w:t>
        </w:r>
      </w:ins>
      <w:ins w:id="282" w:author="Michael Raisch" w:date="2026-04-22T20:44:00Z" w16du:dateUtc="2026-04-23T02:44:00Z">
        <w:r w:rsidRPr="003D7F20">
          <w:rPr>
            <w:rPrChange w:id="283" w:author="Michael Raisch" w:date="2026-04-27T09:39:00Z" w16du:dateUtc="2026-04-27T15:39:00Z">
              <w:rPr>
                <w:color w:val="EE0000"/>
              </w:rPr>
            </w:rPrChange>
          </w:rPr>
          <w:t xml:space="preserve">protection of voter </w:t>
        </w:r>
      </w:ins>
      <w:ins w:id="284" w:author="Michael Raisch" w:date="2026-04-22T20:45:00Z" w16du:dateUtc="2026-04-23T02:45:00Z">
        <w:r w:rsidRPr="003D7F20">
          <w:rPr>
            <w:rPrChange w:id="285" w:author="Michael Raisch" w:date="2026-04-27T09:39:00Z" w16du:dateUtc="2026-04-27T15:39:00Z">
              <w:rPr>
                <w:color w:val="EE0000"/>
              </w:rPr>
            </w:rPrChange>
          </w:rPr>
          <w:t xml:space="preserve">confidentiality </w:t>
        </w:r>
      </w:ins>
      <w:ins w:id="286" w:author="Michael Raisch" w:date="2026-04-22T20:44:00Z" w16du:dateUtc="2026-04-23T02:44:00Z">
        <w:r w:rsidRPr="003D7F20">
          <w:rPr>
            <w:rPrChange w:id="287" w:author="Michael Raisch" w:date="2026-04-27T09:39:00Z" w16du:dateUtc="2026-04-27T15:39:00Z">
              <w:rPr>
                <w:color w:val="EE0000"/>
              </w:rPr>
            </w:rPrChange>
          </w:rPr>
          <w:t>and should sign ag</w:t>
        </w:r>
      </w:ins>
      <w:ins w:id="288" w:author="Michael Raisch" w:date="2026-04-22T20:45:00Z" w16du:dateUtc="2026-04-23T02:45:00Z">
        <w:r w:rsidRPr="003D7F20">
          <w:rPr>
            <w:rPrChange w:id="289" w:author="Michael Raisch" w:date="2026-04-27T09:39:00Z" w16du:dateUtc="2026-04-27T15:39:00Z">
              <w:rPr>
                <w:color w:val="EE0000"/>
              </w:rPr>
            </w:rPrChange>
          </w:rPr>
          <w:t xml:space="preserve">reements </w:t>
        </w:r>
      </w:ins>
      <w:ins w:id="290" w:author="Michael Raisch" w:date="2026-04-22T20:46:00Z" w16du:dateUtc="2026-04-23T02:46:00Z">
        <w:r w:rsidRPr="003D7F20">
          <w:rPr>
            <w:rPrChange w:id="291" w:author="Michael Raisch" w:date="2026-04-27T09:39:00Z" w16du:dateUtc="2026-04-27T15:39:00Z">
              <w:rPr>
                <w:color w:val="EE0000"/>
              </w:rPr>
            </w:rPrChange>
          </w:rPr>
          <w:t>to th</w:t>
        </w:r>
      </w:ins>
      <w:ins w:id="292" w:author="Michael Raisch" w:date="2026-04-22T20:48:00Z" w16du:dateUtc="2026-04-23T02:48:00Z">
        <w:r w:rsidR="00860020" w:rsidRPr="003D7F20">
          <w:rPr>
            <w:rPrChange w:id="293" w:author="Michael Raisch" w:date="2026-04-27T09:39:00Z" w16du:dateUtc="2026-04-27T15:39:00Z">
              <w:rPr>
                <w:color w:val="EE0000"/>
              </w:rPr>
            </w:rPrChange>
          </w:rPr>
          <w:t>at</w:t>
        </w:r>
      </w:ins>
      <w:ins w:id="294" w:author="Michael Raisch" w:date="2026-04-22T20:46:00Z" w16du:dateUtc="2026-04-23T02:46:00Z">
        <w:r w:rsidRPr="003D7F20">
          <w:rPr>
            <w:rPrChange w:id="295" w:author="Michael Raisch" w:date="2026-04-27T09:39:00Z" w16du:dateUtc="2026-04-27T15:39:00Z">
              <w:rPr>
                <w:color w:val="EE0000"/>
              </w:rPr>
            </w:rPrChange>
          </w:rPr>
          <w:t xml:space="preserve"> effect</w:t>
        </w:r>
      </w:ins>
      <w:ins w:id="296" w:author="Michael Raisch" w:date="2026-04-22T20:45:00Z" w16du:dateUtc="2026-04-23T02:45:00Z">
        <w:r w:rsidRPr="003D7F20">
          <w:rPr>
            <w:rPrChange w:id="297" w:author="Michael Raisch" w:date="2026-04-27T09:39:00Z" w16du:dateUtc="2026-04-27T15:39:00Z">
              <w:rPr>
                <w:color w:val="EE0000"/>
              </w:rPr>
            </w:rPrChange>
          </w:rPr>
          <w:t>.</w:t>
        </w:r>
      </w:ins>
    </w:p>
    <w:p w14:paraId="1D5CE543" w14:textId="59444A93" w:rsidR="00DC34FA" w:rsidRDefault="00113F3D" w:rsidP="00DC34FA">
      <w:r w:rsidRPr="003D7F20">
        <w:rPr>
          <w:rPrChange w:id="298" w:author="Michael Raisch" w:date="2026-04-27T09:39:00Z" w16du:dateUtc="2026-04-27T15:39:00Z">
            <w:rPr>
              <w:rFonts w:ascii="Aptos" w:hAnsi="Aptos"/>
              <w:color w:val="000000"/>
            </w:rPr>
          </w:rPrChange>
        </w:rPr>
        <w:t>O</w:t>
      </w:r>
      <w:r w:rsidR="001A2F1C" w:rsidRPr="003D7F20">
        <w:rPr>
          <w:rPrChange w:id="299" w:author="Michael Raisch" w:date="2026-04-27T09:39:00Z" w16du:dateUtc="2026-04-27T15:39:00Z">
            <w:rPr>
              <w:rFonts w:ascii="Aptos" w:hAnsi="Aptos"/>
              <w:color w:val="000000"/>
            </w:rPr>
          </w:rPrChange>
        </w:rPr>
        <w:t>fficials are encouraged to prioritize transparency throughout the audit process.</w:t>
      </w:r>
      <w:r w:rsidR="001A2F1C" w:rsidRPr="001A2F1C">
        <w:rPr>
          <w:rFonts w:ascii="Aptos" w:hAnsi="Aptos"/>
          <w:color w:val="000000"/>
        </w:rPr>
        <w:t xml:space="preserve"> </w:t>
      </w:r>
      <w:r w:rsidR="00DC34FA" w:rsidRPr="00E20E7F">
        <w:t>A common way to achieve this is by letting the public observe</w:t>
      </w:r>
      <w:r w:rsidR="003E5DF1">
        <w:t xml:space="preserve">, </w:t>
      </w:r>
      <w:r w:rsidR="00AB4749">
        <w:t>for example,</w:t>
      </w:r>
      <w:r w:rsidR="00DC34FA" w:rsidRPr="00E20E7F">
        <w:t xml:space="preserve"> the hand-counting part of </w:t>
      </w:r>
      <w:r w:rsidR="00946038">
        <w:t>a tabulation</w:t>
      </w:r>
      <w:r w:rsidR="00DC34FA" w:rsidRPr="00E20E7F">
        <w:t xml:space="preserve"> audit. If space, staff, or security issues limit </w:t>
      </w:r>
      <w:r w:rsidR="00DC34FA">
        <w:t xml:space="preserve">the number of people who can watch </w:t>
      </w:r>
      <w:r w:rsidR="00D629D5">
        <w:t xml:space="preserve">an audit </w:t>
      </w:r>
      <w:r w:rsidR="00DC34FA">
        <w:t>in person, officials can use alternative</w:t>
      </w:r>
      <w:r w:rsidR="00DC34FA" w:rsidRPr="00E20E7F">
        <w:t xml:space="preserve"> methods to </w:t>
      </w:r>
      <w:r w:rsidR="00D67E25">
        <w:t>maintain transparency</w:t>
      </w:r>
      <w:r w:rsidR="00DC34FA" w:rsidRPr="00E20E7F">
        <w:t xml:space="preserve">. For example, </w:t>
      </w:r>
      <w:r w:rsidR="000C4BF1">
        <w:t>officials</w:t>
      </w:r>
      <w:r w:rsidR="00DC34FA" w:rsidRPr="00E20E7F">
        <w:t xml:space="preserve"> might set up live video streams so anyone can watch </w:t>
      </w:r>
      <w:r w:rsidR="006013C6">
        <w:t>an</w:t>
      </w:r>
      <w:r w:rsidR="00DC34FA" w:rsidRPr="00E20E7F">
        <w:t xml:space="preserve"> audit as it happens or review it afterward. Another option is to allow small groups of observers to take turns watching in </w:t>
      </w:r>
      <w:r w:rsidR="00EE172C">
        <w:t>person</w:t>
      </w:r>
      <w:r w:rsidR="00DC34FA" w:rsidRPr="00E20E7F">
        <w:t xml:space="preserve"> in shifts. </w:t>
      </w:r>
      <w:r w:rsidR="001757F8" w:rsidRPr="001A2F1C">
        <w:rPr>
          <w:rFonts w:ascii="Aptos" w:hAnsi="Aptos"/>
          <w:color w:val="000000"/>
        </w:rPr>
        <w:t xml:space="preserve">Officials commonly employ codes of conduct, briefings, and written guides to establish clear expectations for observers and supply them with the necessary information to comprehend audit procedures, terminology, and objectives. </w:t>
      </w:r>
      <w:r w:rsidR="00DC34FA" w:rsidRPr="00E20E7F">
        <w:t xml:space="preserve">Using these </w:t>
      </w:r>
      <w:r w:rsidR="008F0632">
        <w:t>types of</w:t>
      </w:r>
      <w:r w:rsidR="00DC34FA" w:rsidRPr="00E20E7F">
        <w:t xml:space="preserve"> approaches </w:t>
      </w:r>
      <w:r w:rsidR="00F80DFB">
        <w:t xml:space="preserve">can help </w:t>
      </w:r>
      <w:r w:rsidR="00DC34FA" w:rsidRPr="00E20E7F">
        <w:t xml:space="preserve">officials </w:t>
      </w:r>
      <w:r w:rsidR="00A2090A">
        <w:t>ensure</w:t>
      </w:r>
      <w:r w:rsidR="00DC34FA" w:rsidRPr="00E20E7F">
        <w:t xml:space="preserve"> that the public can truly see and understand what is happening during </w:t>
      </w:r>
      <w:r w:rsidR="005050E9">
        <w:t>an</w:t>
      </w:r>
      <w:r w:rsidR="00DC34FA" w:rsidRPr="00E20E7F">
        <w:t xml:space="preserve"> audit.</w:t>
      </w:r>
    </w:p>
    <w:p w14:paraId="7EF315E9" w14:textId="594AF1FE" w:rsidR="0083769A" w:rsidRPr="00997548" w:rsidRDefault="00997548" w:rsidP="00F54A67">
      <w:r w:rsidRPr="00997548">
        <w:lastRenderedPageBreak/>
        <w:t xml:space="preserve">Beyond public observation, transparency in election audits can be reinforced through consistently open communication, clear documentation, and accessibility of information. By publishing comprehensive audit reports, making procedures and criteria publicly available, and proactively addressing questions </w:t>
      </w:r>
      <w:r w:rsidR="00DC3A33">
        <w:t xml:space="preserve">and concerns from stakeholders, officials can demonstrate a commitment to transparency and </w:t>
      </w:r>
      <w:r w:rsidRPr="00997548">
        <w:t xml:space="preserve">openness. </w:t>
      </w:r>
      <w:r w:rsidR="00F54A67">
        <w:rPr>
          <w:rFonts w:ascii="Aptos" w:hAnsi="Aptos"/>
          <w:color w:val="000000"/>
        </w:rPr>
        <w:t>Ultimately</w:t>
      </w:r>
      <w:r w:rsidR="00F54A67" w:rsidRPr="00F54A67">
        <w:rPr>
          <w:rFonts w:ascii="Aptos" w:hAnsi="Aptos"/>
          <w:color w:val="000000"/>
        </w:rPr>
        <w:t xml:space="preserve">, making transparency a core </w:t>
      </w:r>
      <w:r w:rsidR="00F54A67">
        <w:rPr>
          <w:rFonts w:ascii="Aptos" w:hAnsi="Aptos"/>
          <w:color w:val="000000"/>
        </w:rPr>
        <w:t>principle</w:t>
      </w:r>
      <w:r w:rsidR="00F54A67" w:rsidRPr="00F54A67">
        <w:rPr>
          <w:rFonts w:ascii="Aptos" w:hAnsi="Aptos"/>
          <w:color w:val="000000"/>
        </w:rPr>
        <w:t xml:space="preserve"> </w:t>
      </w:r>
      <w:r w:rsidR="00ED1EB3">
        <w:rPr>
          <w:rFonts w:ascii="Aptos" w:hAnsi="Aptos"/>
          <w:color w:val="000000"/>
        </w:rPr>
        <w:t>of the</w:t>
      </w:r>
      <w:r w:rsidR="00F54A67" w:rsidRPr="00F54A67">
        <w:rPr>
          <w:rFonts w:ascii="Aptos" w:hAnsi="Aptos"/>
          <w:color w:val="000000"/>
        </w:rPr>
        <w:t xml:space="preserve"> audit process </w:t>
      </w:r>
      <w:r w:rsidR="00AF4363">
        <w:rPr>
          <w:rFonts w:ascii="Aptos" w:hAnsi="Aptos"/>
          <w:color w:val="000000"/>
        </w:rPr>
        <w:t>requires that it be accessible, easy to understand</w:t>
      </w:r>
      <w:r w:rsidR="00F54A67" w:rsidRPr="00F54A67">
        <w:rPr>
          <w:rFonts w:ascii="Aptos" w:hAnsi="Aptos"/>
          <w:color w:val="000000"/>
        </w:rPr>
        <w:t xml:space="preserve">, and </w:t>
      </w:r>
      <w:r w:rsidR="00AF4363">
        <w:rPr>
          <w:rFonts w:ascii="Aptos" w:hAnsi="Aptos"/>
          <w:color w:val="000000"/>
        </w:rPr>
        <w:t xml:space="preserve">as </w:t>
      </w:r>
      <w:r w:rsidR="00F54A67" w:rsidRPr="00F54A67">
        <w:rPr>
          <w:rFonts w:ascii="Aptos" w:hAnsi="Aptos"/>
          <w:color w:val="000000"/>
        </w:rPr>
        <w:t xml:space="preserve">open </w:t>
      </w:r>
      <w:r w:rsidR="00ED1EB3">
        <w:rPr>
          <w:rFonts w:ascii="Aptos" w:hAnsi="Aptos"/>
          <w:color w:val="000000"/>
        </w:rPr>
        <w:t>to public scrutiny as permitted</w:t>
      </w:r>
      <w:r w:rsidR="00F54A67" w:rsidRPr="00F54A67">
        <w:rPr>
          <w:rFonts w:ascii="Aptos" w:hAnsi="Aptos"/>
          <w:color w:val="000000"/>
        </w:rPr>
        <w:t xml:space="preserve"> by law.</w:t>
      </w:r>
    </w:p>
    <w:p w14:paraId="4CBDB96A" w14:textId="77777777" w:rsidR="00617603" w:rsidRDefault="00617603" w:rsidP="002B55A3">
      <w:pPr>
        <w:rPr>
          <w:color w:val="002060"/>
        </w:rPr>
      </w:pPr>
    </w:p>
    <w:p w14:paraId="345C81DA" w14:textId="1C3EA02A" w:rsidR="00BC424F" w:rsidRPr="000B632C" w:rsidRDefault="00BC424F" w:rsidP="002B55A3">
      <w:pPr>
        <w:rPr>
          <w:color w:val="002060"/>
        </w:rPr>
      </w:pPr>
      <w:r w:rsidRPr="000B632C">
        <w:rPr>
          <w:color w:val="002060"/>
        </w:rPr>
        <w:t>Considerations</w:t>
      </w:r>
    </w:p>
    <w:p w14:paraId="72975FFA" w14:textId="173664D7" w:rsidR="00075DD4" w:rsidRPr="00075DD4" w:rsidRDefault="00075DD4" w:rsidP="00075DD4">
      <w:r w:rsidRPr="00075DD4">
        <w:t xml:space="preserve">When </w:t>
      </w:r>
      <w:r w:rsidR="00E11A07">
        <w:t>applying the standard of</w:t>
      </w:r>
      <w:r w:rsidRPr="00075DD4">
        <w:t xml:space="preserve"> transparency, officials must also protect sensitive information and </w:t>
      </w:r>
      <w:r w:rsidR="00E11A07">
        <w:t>adhere</w:t>
      </w:r>
      <w:r w:rsidRPr="00075DD4">
        <w:t xml:space="preserve"> to </w:t>
      </w:r>
      <w:r w:rsidR="00E11A07">
        <w:t xml:space="preserve">legal </w:t>
      </w:r>
      <w:r w:rsidRPr="00075DD4">
        <w:t>constraints:</w:t>
      </w:r>
    </w:p>
    <w:p w14:paraId="3449E1D2" w14:textId="4E3B0D12" w:rsidR="009F73D1" w:rsidRPr="009F73D1" w:rsidRDefault="00BD3E8A" w:rsidP="00527F5C">
      <w:pPr>
        <w:pStyle w:val="ListParagraph"/>
        <w:numPr>
          <w:ilvl w:val="0"/>
          <w:numId w:val="27"/>
        </w:numPr>
        <w:spacing w:afterLines="160" w:after="384"/>
      </w:pPr>
      <w:r w:rsidRPr="00BD3E8A">
        <w:rPr>
          <w:rFonts w:ascii="Aptos" w:hAnsi="Aptos"/>
          <w:color w:val="000000"/>
        </w:rPr>
        <w:t>Depending on the jurisdiction, some data</w:t>
      </w:r>
      <w:r w:rsidR="00DD7AAD">
        <w:rPr>
          <w:rFonts w:ascii="Aptos" w:hAnsi="Aptos"/>
          <w:color w:val="000000"/>
        </w:rPr>
        <w:t xml:space="preserve">, such as </w:t>
      </w:r>
      <w:r w:rsidRPr="00BD3E8A">
        <w:rPr>
          <w:rFonts w:ascii="Aptos" w:hAnsi="Aptos"/>
          <w:color w:val="000000"/>
        </w:rPr>
        <w:t>personally identifiable voter information</w:t>
      </w:r>
      <w:r w:rsidR="00DD7AAD">
        <w:rPr>
          <w:rFonts w:ascii="Aptos" w:hAnsi="Aptos"/>
          <w:color w:val="000000"/>
        </w:rPr>
        <w:t xml:space="preserve">, </w:t>
      </w:r>
      <w:r w:rsidRPr="00BD3E8A">
        <w:rPr>
          <w:rFonts w:ascii="Aptos" w:hAnsi="Aptos"/>
          <w:color w:val="000000"/>
        </w:rPr>
        <w:t>m</w:t>
      </w:r>
      <w:r w:rsidR="009D333D">
        <w:rPr>
          <w:rFonts w:ascii="Aptos" w:hAnsi="Aptos"/>
          <w:color w:val="000000"/>
        </w:rPr>
        <w:t>ight</w:t>
      </w:r>
      <w:r w:rsidRPr="00BD3E8A">
        <w:rPr>
          <w:rFonts w:ascii="Aptos" w:hAnsi="Aptos"/>
          <w:color w:val="000000"/>
        </w:rPr>
        <w:t xml:space="preserve"> be legally required to </w:t>
      </w:r>
      <w:r w:rsidR="009D333D">
        <w:rPr>
          <w:rFonts w:ascii="Aptos" w:hAnsi="Aptos"/>
          <w:color w:val="000000"/>
        </w:rPr>
        <w:t>remain</w:t>
      </w:r>
      <w:r w:rsidRPr="00BD3E8A">
        <w:rPr>
          <w:rFonts w:ascii="Aptos" w:hAnsi="Aptos"/>
          <w:color w:val="000000"/>
        </w:rPr>
        <w:t xml:space="preserve"> confidential.</w:t>
      </w:r>
    </w:p>
    <w:p w14:paraId="116913A0" w14:textId="53D4AC40" w:rsidR="00075DD4" w:rsidRDefault="00075DD4" w:rsidP="00527F5C">
      <w:pPr>
        <w:pStyle w:val="ListParagraph"/>
        <w:numPr>
          <w:ilvl w:val="0"/>
          <w:numId w:val="27"/>
        </w:numPr>
        <w:spacing w:afterLines="160" w:after="384"/>
      </w:pPr>
      <w:r w:rsidRPr="00075DD4">
        <w:t xml:space="preserve">Each office </w:t>
      </w:r>
      <w:r w:rsidR="00AF4363">
        <w:t>must strike</w:t>
      </w:r>
      <w:r w:rsidRPr="00075DD4">
        <w:t xml:space="preserve"> the right balance between openness and privacy, adjusting procedures as needed for </w:t>
      </w:r>
      <w:r w:rsidR="00AF4363">
        <w:t>its</w:t>
      </w:r>
      <w:r w:rsidRPr="00075DD4">
        <w:t xml:space="preserve"> unique situation.</w:t>
      </w:r>
    </w:p>
    <w:p w14:paraId="3F67578E" w14:textId="20B60241" w:rsidR="00C737A7" w:rsidRPr="000B632C" w:rsidRDefault="00C737A7" w:rsidP="00C737A7">
      <w:pPr>
        <w:spacing w:afterLines="160" w:after="384"/>
        <w:rPr>
          <w:color w:val="002060"/>
        </w:rPr>
      </w:pPr>
      <w:r w:rsidRPr="000B632C">
        <w:rPr>
          <w:noProof/>
          <w:color w:val="002060"/>
        </w:rPr>
        <mc:AlternateContent>
          <mc:Choice Requires="wps">
            <w:drawing>
              <wp:anchor distT="45720" distB="45720" distL="114300" distR="114300" simplePos="0" relativeHeight="251658242" behindDoc="0" locked="0" layoutInCell="1" allowOverlap="1" wp14:anchorId="6204FD37" wp14:editId="230E6397">
                <wp:simplePos x="0" y="0"/>
                <wp:positionH relativeFrom="column">
                  <wp:posOffset>9525</wp:posOffset>
                </wp:positionH>
                <wp:positionV relativeFrom="paragraph">
                  <wp:posOffset>407035</wp:posOffset>
                </wp:positionV>
                <wp:extent cx="5734050" cy="1404620"/>
                <wp:effectExtent l="0" t="0" r="19050" b="10795"/>
                <wp:wrapSquare wrapText="bothSides"/>
                <wp:docPr id="642015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chemeClr val="bg1">
                            <a:lumMod val="95000"/>
                          </a:schemeClr>
                        </a:solidFill>
                        <a:ln w="9525">
                          <a:solidFill>
                            <a:srgbClr val="000000"/>
                          </a:solidFill>
                          <a:miter lim="800000"/>
                          <a:headEnd/>
                          <a:tailEnd/>
                        </a:ln>
                      </wps:spPr>
                      <wps:txbx>
                        <w:txbxContent>
                          <w:p w14:paraId="6D02A79D" w14:textId="11EED413" w:rsidR="00DB147C" w:rsidRPr="00D35BEE" w:rsidRDefault="00DB147C" w:rsidP="00DB147C">
                            <w:pPr>
                              <w:tabs>
                                <w:tab w:val="num" w:pos="720"/>
                              </w:tabs>
                              <w:rPr>
                                <w:i/>
                                <w:iCs/>
                              </w:rPr>
                            </w:pPr>
                            <w:r w:rsidRPr="00D35BEE">
                              <w:rPr>
                                <w:i/>
                                <w:iCs/>
                              </w:rPr>
                              <w:t xml:space="preserve">“For the standard of </w:t>
                            </w:r>
                            <w:r w:rsidR="00C737A7">
                              <w:rPr>
                                <w:b/>
                                <w:bCs/>
                                <w:i/>
                                <w:iCs/>
                              </w:rPr>
                              <w:t>t</w:t>
                            </w:r>
                            <w:r w:rsidRPr="00D35BEE">
                              <w:rPr>
                                <w:b/>
                                <w:bCs/>
                                <w:i/>
                                <w:iCs/>
                              </w:rPr>
                              <w:t>ransparency</w:t>
                            </w:r>
                            <w:r w:rsidRPr="00D35BEE">
                              <w:rPr>
                                <w:i/>
                                <w:iCs/>
                              </w:rPr>
                              <w:t xml:space="preserve">, we </w:t>
                            </w:r>
                            <w:r w:rsidR="00D35BEE">
                              <w:rPr>
                                <w:i/>
                                <w:iCs/>
                              </w:rPr>
                              <w:t>conduct</w:t>
                            </w:r>
                            <w:r w:rsidRPr="00D35BEE">
                              <w:rPr>
                                <w:i/>
                                <w:iCs/>
                              </w:rPr>
                              <w:t xml:space="preserve"> audits… (for example)</w:t>
                            </w:r>
                          </w:p>
                          <w:p w14:paraId="50D4DC49" w14:textId="77777777" w:rsidR="00341644" w:rsidRPr="00341644" w:rsidRDefault="00341644" w:rsidP="00527F5C">
                            <w:pPr>
                              <w:pStyle w:val="ListParagraph"/>
                              <w:numPr>
                                <w:ilvl w:val="0"/>
                                <w:numId w:val="26"/>
                              </w:numPr>
                              <w:rPr>
                                <w:i/>
                                <w:iCs/>
                              </w:rPr>
                            </w:pPr>
                            <w:r w:rsidRPr="00341644">
                              <w:rPr>
                                <w:i/>
                                <w:iCs/>
                              </w:rPr>
                              <w:t>…communicated in plain language without jargon, making information accessible and understandable to the public.”</w:t>
                            </w:r>
                          </w:p>
                          <w:p w14:paraId="1B37D527" w14:textId="1B67E146" w:rsidR="009757B0" w:rsidRPr="009757B0" w:rsidRDefault="009757B0" w:rsidP="00527F5C">
                            <w:pPr>
                              <w:pStyle w:val="ListParagraph"/>
                              <w:numPr>
                                <w:ilvl w:val="0"/>
                                <w:numId w:val="26"/>
                              </w:numPr>
                              <w:rPr>
                                <w:i/>
                                <w:iCs/>
                              </w:rPr>
                            </w:pPr>
                            <w:r w:rsidRPr="009757B0">
                              <w:rPr>
                                <w:i/>
                                <w:iCs/>
                              </w:rPr>
                              <w:t>…with documented procedures, materials, reports, and results that are available for public review.”</w:t>
                            </w:r>
                          </w:p>
                          <w:p w14:paraId="7EC2E327" w14:textId="3772EDDE" w:rsidR="00277F8A" w:rsidRDefault="009F3B2F" w:rsidP="00527F5C">
                            <w:pPr>
                              <w:pStyle w:val="ListParagraph"/>
                              <w:numPr>
                                <w:ilvl w:val="0"/>
                                <w:numId w:val="26"/>
                              </w:numPr>
                            </w:pPr>
                            <w:r>
                              <w:t>…</w:t>
                            </w:r>
                            <w:r w:rsidRPr="009F3B2F">
                              <w:rPr>
                                <w:i/>
                                <w:iCs/>
                              </w:rPr>
                              <w:t xml:space="preserve">that allow physical observation or </w:t>
                            </w:r>
                            <w:proofErr w:type="gramStart"/>
                            <w:r w:rsidRPr="009F3B2F">
                              <w:rPr>
                                <w:i/>
                                <w:iCs/>
                              </w:rPr>
                              <w:t>live-streaming</w:t>
                            </w:r>
                            <w:proofErr w:type="gramEnd"/>
                            <w:r w:rsidRPr="009F3B2F">
                              <w:rPr>
                                <w:i/>
                                <w:iCs/>
                              </w:rPr>
                              <w:t xml:space="preserve"> of the process, and we post results publicly.”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04FD37" id="_x0000_s1042" type="#_x0000_t202" style="position:absolute;margin-left:.75pt;margin-top:32.05pt;width:451.5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" fillcolor="#f2f2f2 [3052]">
                <v:textbox style="mso-fit-shape-to-text:t">
                  <w:txbxContent>
                    <w:p w14:paraId="6D02A79D" w14:textId="11EED413" w:rsidR="00DB147C" w:rsidRPr="00D35BEE" w:rsidRDefault="00DB147C" w:rsidP="00DB147C">
                      <w:pPr>
                        <w:tabs>
                          <w:tab w:val="num" w:pos="720"/>
                        </w:tabs>
                        <w:rPr>
                          <w:i/>
                          <w:iCs/>
                        </w:rPr>
                      </w:pPr>
                      <w:r w:rsidRPr="00D35BEE">
                        <w:rPr>
                          <w:i/>
                          <w:iCs/>
                        </w:rPr>
                        <w:t xml:space="preserve">“For the standard of </w:t>
                      </w:r>
                      <w:r w:rsidR="00C737A7">
                        <w:rPr>
                          <w:b/>
                          <w:bCs/>
                          <w:i/>
                          <w:iCs/>
                        </w:rPr>
                        <w:t>t</w:t>
                      </w:r>
                      <w:r w:rsidRPr="00D35BEE">
                        <w:rPr>
                          <w:b/>
                          <w:bCs/>
                          <w:i/>
                          <w:iCs/>
                        </w:rPr>
                        <w:t>ransparency</w:t>
                      </w:r>
                      <w:r w:rsidRPr="00D35BEE">
                        <w:rPr>
                          <w:i/>
                          <w:iCs/>
                        </w:rPr>
                        <w:t xml:space="preserve">, we </w:t>
                      </w:r>
                      <w:r w:rsidR="00D35BEE">
                        <w:rPr>
                          <w:i/>
                          <w:iCs/>
                        </w:rPr>
                        <w:t>conduct</w:t>
                      </w:r>
                      <w:r w:rsidRPr="00D35BEE">
                        <w:rPr>
                          <w:i/>
                          <w:iCs/>
                        </w:rPr>
                        <w:t xml:space="preserve"> audits… (for example)</w:t>
                      </w:r>
                    </w:p>
                    <w:p w14:paraId="50D4DC49" w14:textId="77777777" w:rsidR="00341644" w:rsidRPr="00341644" w:rsidRDefault="00341644" w:rsidP="00527F5C">
                      <w:pPr>
                        <w:pStyle w:val="ListParagraph"/>
                        <w:numPr>
                          <w:ilvl w:val="0"/>
                          <w:numId w:val="26"/>
                        </w:numPr>
                        <w:rPr>
                          <w:i/>
                          <w:iCs/>
                        </w:rPr>
                      </w:pPr>
                      <w:r w:rsidRPr="00341644">
                        <w:rPr>
                          <w:i/>
                          <w:iCs/>
                        </w:rPr>
                        <w:t>…communicated in plain language without jargon, making information accessible and understandable to the public.”</w:t>
                      </w:r>
                    </w:p>
                    <w:p w14:paraId="1B37D527" w14:textId="1B67E146" w:rsidR="009757B0" w:rsidRPr="009757B0" w:rsidRDefault="009757B0" w:rsidP="00527F5C">
                      <w:pPr>
                        <w:pStyle w:val="ListParagraph"/>
                        <w:numPr>
                          <w:ilvl w:val="0"/>
                          <w:numId w:val="26"/>
                        </w:numPr>
                        <w:rPr>
                          <w:i/>
                          <w:iCs/>
                        </w:rPr>
                      </w:pPr>
                      <w:r w:rsidRPr="009757B0">
                        <w:rPr>
                          <w:i/>
                          <w:iCs/>
                        </w:rPr>
                        <w:t>…with documented procedures, materials, reports, and results that are available for public review.”</w:t>
                      </w:r>
                    </w:p>
                    <w:p w14:paraId="7EC2E327" w14:textId="3772EDDE" w:rsidR="00277F8A" w:rsidRDefault="009F3B2F" w:rsidP="00527F5C">
                      <w:pPr>
                        <w:pStyle w:val="ListParagraph"/>
                        <w:numPr>
                          <w:ilvl w:val="0"/>
                          <w:numId w:val="26"/>
                        </w:numPr>
                      </w:pPr>
                      <w:r>
                        <w:t>…</w:t>
                      </w:r>
                      <w:r w:rsidRPr="009F3B2F">
                        <w:rPr>
                          <w:i/>
                          <w:iCs/>
                        </w:rPr>
                        <w:t xml:space="preserve">that allow physical observation or </w:t>
                      </w:r>
                      <w:proofErr w:type="gramStart"/>
                      <w:r w:rsidRPr="009F3B2F">
                        <w:rPr>
                          <w:i/>
                          <w:iCs/>
                        </w:rPr>
                        <w:t>live-streaming</w:t>
                      </w:r>
                      <w:proofErr w:type="gramEnd"/>
                      <w:r w:rsidRPr="009F3B2F">
                        <w:rPr>
                          <w:i/>
                          <w:iCs/>
                        </w:rPr>
                        <w:t xml:space="preserve"> of the process, and we post results publicly.”</w:t>
                      </w:r>
                    </w:p>
                  </w:txbxContent>
                </v:textbox>
                <w10:wrap type="square"/>
              </v:shape>
            </w:pict>
          </mc:Fallback>
        </mc:AlternateContent>
      </w:r>
      <w:r w:rsidRPr="000B632C">
        <w:rPr>
          <w:color w:val="002060"/>
        </w:rPr>
        <w:t>Sample Language</w:t>
      </w:r>
    </w:p>
    <w:p w14:paraId="7ED83F3B" w14:textId="79AAB8EB" w:rsidR="006876F6" w:rsidRDefault="006876F6">
      <w:pPr>
        <w:rPr>
          <w:rFonts w:asciiTheme="majorHAnsi" w:eastAsiaTheme="majorEastAsia" w:hAnsiTheme="majorHAnsi" w:cstheme="majorBidi"/>
          <w:b/>
          <w:bCs/>
          <w:color w:val="002060"/>
          <w:sz w:val="40"/>
          <w:szCs w:val="40"/>
        </w:rPr>
      </w:pPr>
      <w:bookmarkStart w:id="300" w:name="_Toc215055878"/>
      <w:bookmarkEnd w:id="300"/>
    </w:p>
    <w:sectPr w:rsidR="006876F6">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EB1DD" w14:textId="77777777" w:rsidR="00062855" w:rsidRDefault="00062855" w:rsidP="00834361">
      <w:pPr>
        <w:spacing w:after="0" w:line="240" w:lineRule="auto"/>
      </w:pPr>
      <w:r>
        <w:separator/>
      </w:r>
    </w:p>
  </w:endnote>
  <w:endnote w:type="continuationSeparator" w:id="0">
    <w:p w14:paraId="5110F4D2" w14:textId="77777777" w:rsidR="00062855" w:rsidRDefault="00062855" w:rsidP="00834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300789"/>
      <w:docPartObj>
        <w:docPartGallery w:val="Page Numbers (Bottom of Page)"/>
        <w:docPartUnique/>
      </w:docPartObj>
    </w:sdtPr>
    <w:sdtEndPr>
      <w:rPr>
        <w:noProof/>
      </w:rPr>
    </w:sdtEndPr>
    <w:sdtContent>
      <w:p w14:paraId="1A76E07F" w14:textId="6E47793B" w:rsidR="005E2418" w:rsidRDefault="005E24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DC57B4" w14:textId="77777777" w:rsidR="005E2418" w:rsidRDefault="005E2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CBE9E" w14:textId="77777777" w:rsidR="00062855" w:rsidRDefault="00062855" w:rsidP="00834361">
      <w:pPr>
        <w:spacing w:after="0" w:line="240" w:lineRule="auto"/>
      </w:pPr>
      <w:r>
        <w:separator/>
      </w:r>
    </w:p>
  </w:footnote>
  <w:footnote w:type="continuationSeparator" w:id="0">
    <w:p w14:paraId="46393A28" w14:textId="77777777" w:rsidR="00062855" w:rsidRDefault="00062855" w:rsidP="008343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5D55" w14:textId="7AE7F051" w:rsidR="00834361" w:rsidRDefault="00000000">
    <w:pPr>
      <w:pStyle w:val="Header"/>
    </w:pPr>
    <w:sdt>
      <w:sdtPr>
        <w:id w:val="1775906033"/>
        <w:docPartObj>
          <w:docPartGallery w:val="Watermarks"/>
          <w:docPartUnique/>
        </w:docPartObj>
      </w:sdtPr>
      <w:sdtContent>
        <w:r>
          <w:rPr>
            <w:noProof/>
          </w:rPr>
          <w:pict w14:anchorId="5767B2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67CB2" w14:textId="6A618F8F" w:rsidR="001F2E1A" w:rsidRDefault="001F2E1A">
    <w:pPr>
      <w:pStyle w:val="Header"/>
    </w:pPr>
    <w:r>
      <w:ptab w:relativeTo="margin" w:alignment="right" w:leader="none"/>
    </w:r>
    <w:r>
      <w:t>Objective</w:t>
    </w:r>
    <w:sdt>
      <w:sdtPr>
        <w:id w:val="-2072117813"/>
        <w:docPartObj>
          <w:docPartGallery w:val="Watermarks"/>
          <w:docPartUnique/>
        </w:docPartObj>
      </w:sdtPr>
      <w:sdtContent>
        <w:r w:rsidR="00000000">
          <w:rPr>
            <w:noProof/>
          </w:rPr>
          <w:pict w14:anchorId="2139D2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412.4pt;height:247.45pt;rotation:315;z-index:-25165670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C5A02" w14:textId="66A98EC4" w:rsidR="001F2E1A" w:rsidRDefault="001F2E1A">
    <w:pPr>
      <w:pStyle w:val="Header"/>
    </w:pPr>
    <w:r>
      <w:ptab w:relativeTo="margin" w:alignment="right" w:leader="none"/>
    </w:r>
    <w:r>
      <w:t>Professional</w:t>
    </w:r>
    <w:sdt>
      <w:sdtPr>
        <w:id w:val="1199977335"/>
        <w:docPartObj>
          <w:docPartGallery w:val="Watermarks"/>
          <w:docPartUnique/>
        </w:docPartObj>
      </w:sdtPr>
      <w:sdtContent>
        <w:r w:rsidR="00000000">
          <w:rPr>
            <w:noProof/>
          </w:rPr>
          <w:pict w14:anchorId="273B2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412.4pt;height:247.45pt;rotation:315;z-index:-25165465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48601" w14:textId="28DCD77B" w:rsidR="001F2E1A" w:rsidRDefault="001F2E1A">
    <w:pPr>
      <w:pStyle w:val="Header"/>
    </w:pPr>
    <w:r>
      <w:ptab w:relativeTo="margin" w:alignment="right" w:leader="none"/>
    </w:r>
    <w:r>
      <w:t>Effective</w:t>
    </w:r>
    <w:sdt>
      <w:sdtPr>
        <w:id w:val="-249349015"/>
        <w:docPartObj>
          <w:docPartGallery w:val="Watermarks"/>
          <w:docPartUnique/>
        </w:docPartObj>
      </w:sdtPr>
      <w:sdtContent>
        <w:r w:rsidR="00000000">
          <w:rPr>
            <w:noProof/>
          </w:rPr>
          <w:pict w14:anchorId="7A1E54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412.4pt;height:247.45pt;rotation:315;z-index:-25165260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DCA68" w14:textId="0DD4B07E" w:rsidR="001F2E1A" w:rsidRDefault="001F2E1A">
    <w:pPr>
      <w:pStyle w:val="Header"/>
    </w:pPr>
    <w:r>
      <w:ptab w:relativeTo="margin" w:alignment="right" w:leader="none"/>
    </w:r>
    <w:r>
      <w:t>Secure</w:t>
    </w:r>
    <w:sdt>
      <w:sdtPr>
        <w:id w:val="145938334"/>
        <w:docPartObj>
          <w:docPartGallery w:val="Watermarks"/>
          <w:docPartUnique/>
        </w:docPartObj>
      </w:sdtPr>
      <w:sdtContent>
        <w:r w:rsidR="00000000">
          <w:rPr>
            <w:noProof/>
          </w:rPr>
          <w:pict w14:anchorId="389D44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margin-left:0;margin-top:0;width:412.4pt;height:247.45pt;rotation:315;z-index:-25164851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96519" w14:textId="77777777" w:rsidR="001F2E1A" w:rsidRDefault="001F2E1A">
    <w:pPr>
      <w:pStyle w:val="Header"/>
    </w:pPr>
    <w:r>
      <w:ptab w:relativeTo="margin" w:alignment="right" w:leader="none"/>
    </w:r>
    <w:r>
      <w:t>Accountable</w:t>
    </w:r>
    <w:sdt>
      <w:sdtPr>
        <w:id w:val="128064061"/>
        <w:docPartObj>
          <w:docPartGallery w:val="Watermarks"/>
          <w:docPartUnique/>
        </w:docPartObj>
      </w:sdtPr>
      <w:sdtContent>
        <w:r w:rsidR="00000000">
          <w:rPr>
            <w:noProof/>
          </w:rPr>
          <w:pict w14:anchorId="2A39BB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margin-left:0;margin-top:0;width:412.4pt;height:247.45pt;rotation:315;z-index:-25165056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2F1"/>
    <w:multiLevelType w:val="hybridMultilevel"/>
    <w:tmpl w:val="7ADE1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50965"/>
    <w:multiLevelType w:val="multilevel"/>
    <w:tmpl w:val="2326D6F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E58AB"/>
    <w:multiLevelType w:val="hybridMultilevel"/>
    <w:tmpl w:val="AEC8C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853E1"/>
    <w:multiLevelType w:val="hybridMultilevel"/>
    <w:tmpl w:val="6C14C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AC12C7"/>
    <w:multiLevelType w:val="hybridMultilevel"/>
    <w:tmpl w:val="03F63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5D1AF8"/>
    <w:multiLevelType w:val="hybridMultilevel"/>
    <w:tmpl w:val="BDB43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E21904"/>
    <w:multiLevelType w:val="hybridMultilevel"/>
    <w:tmpl w:val="C76E8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EB77E4"/>
    <w:multiLevelType w:val="multilevel"/>
    <w:tmpl w:val="77A806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FA68E7"/>
    <w:multiLevelType w:val="hybridMultilevel"/>
    <w:tmpl w:val="1DE4F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6628C5"/>
    <w:multiLevelType w:val="hybridMultilevel"/>
    <w:tmpl w:val="6CD23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C97121"/>
    <w:multiLevelType w:val="hybridMultilevel"/>
    <w:tmpl w:val="9AE0F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83E39"/>
    <w:multiLevelType w:val="multilevel"/>
    <w:tmpl w:val="BD4C8AB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5A4449"/>
    <w:multiLevelType w:val="multilevel"/>
    <w:tmpl w:val="A818212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61607B"/>
    <w:multiLevelType w:val="hybridMultilevel"/>
    <w:tmpl w:val="4E604A0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1D0045BF"/>
    <w:multiLevelType w:val="multilevel"/>
    <w:tmpl w:val="640A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81C9C"/>
    <w:multiLevelType w:val="multilevel"/>
    <w:tmpl w:val="AAB0B4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207112"/>
    <w:multiLevelType w:val="multilevel"/>
    <w:tmpl w:val="174C0C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362422"/>
    <w:multiLevelType w:val="multilevel"/>
    <w:tmpl w:val="CCDA83C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3A739D"/>
    <w:multiLevelType w:val="multilevel"/>
    <w:tmpl w:val="5D9A5D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F267B5"/>
    <w:multiLevelType w:val="hybridMultilevel"/>
    <w:tmpl w:val="8FAA0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8B11AE"/>
    <w:multiLevelType w:val="hybridMultilevel"/>
    <w:tmpl w:val="DCF4F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EC4DB7"/>
    <w:multiLevelType w:val="multilevel"/>
    <w:tmpl w:val="DAEC0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F50BA2"/>
    <w:multiLevelType w:val="multilevel"/>
    <w:tmpl w:val="F6E8BE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501599"/>
    <w:multiLevelType w:val="hybridMultilevel"/>
    <w:tmpl w:val="ECFE6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9F72E8B"/>
    <w:multiLevelType w:val="hybridMultilevel"/>
    <w:tmpl w:val="94CE2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323854"/>
    <w:multiLevelType w:val="multilevel"/>
    <w:tmpl w:val="C5E8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EC10BD"/>
    <w:multiLevelType w:val="multilevel"/>
    <w:tmpl w:val="C5E8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3955EB"/>
    <w:multiLevelType w:val="multilevel"/>
    <w:tmpl w:val="C5E8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70E2C"/>
    <w:multiLevelType w:val="multilevel"/>
    <w:tmpl w:val="C4F20A5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751FF5"/>
    <w:multiLevelType w:val="multilevel"/>
    <w:tmpl w:val="71868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9C3490"/>
    <w:multiLevelType w:val="hybridMultilevel"/>
    <w:tmpl w:val="499C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1F7C13"/>
    <w:multiLevelType w:val="multilevel"/>
    <w:tmpl w:val="640A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551504"/>
    <w:multiLevelType w:val="hybridMultilevel"/>
    <w:tmpl w:val="E05EF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5803EB"/>
    <w:multiLevelType w:val="hybridMultilevel"/>
    <w:tmpl w:val="11F2B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ED2105"/>
    <w:multiLevelType w:val="multilevel"/>
    <w:tmpl w:val="C5E8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D252F6"/>
    <w:multiLevelType w:val="hybridMultilevel"/>
    <w:tmpl w:val="CC124AF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6" w15:restartNumberingAfterBreak="0">
    <w:nsid w:val="49296CA3"/>
    <w:multiLevelType w:val="multilevel"/>
    <w:tmpl w:val="C5E8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9F2190"/>
    <w:multiLevelType w:val="hybridMultilevel"/>
    <w:tmpl w:val="784EB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BE66A7"/>
    <w:multiLevelType w:val="multilevel"/>
    <w:tmpl w:val="640A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795023"/>
    <w:multiLevelType w:val="hybridMultilevel"/>
    <w:tmpl w:val="10F27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771D98"/>
    <w:multiLevelType w:val="hybridMultilevel"/>
    <w:tmpl w:val="0574B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6984D00"/>
    <w:multiLevelType w:val="multilevel"/>
    <w:tmpl w:val="C5E8F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3144EE"/>
    <w:multiLevelType w:val="hybridMultilevel"/>
    <w:tmpl w:val="4ADA1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F3B2EA9"/>
    <w:multiLevelType w:val="multilevel"/>
    <w:tmpl w:val="640A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5655A6"/>
    <w:multiLevelType w:val="hybridMultilevel"/>
    <w:tmpl w:val="13028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CE09C0"/>
    <w:multiLevelType w:val="hybridMultilevel"/>
    <w:tmpl w:val="C06A2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6C31DA6"/>
    <w:multiLevelType w:val="hybridMultilevel"/>
    <w:tmpl w:val="49B61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AC84068"/>
    <w:multiLevelType w:val="multilevel"/>
    <w:tmpl w:val="0DB419C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A91220"/>
    <w:multiLevelType w:val="hybridMultilevel"/>
    <w:tmpl w:val="183296D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9" w15:restartNumberingAfterBreak="0">
    <w:nsid w:val="6C1C3ED2"/>
    <w:multiLevelType w:val="hybridMultilevel"/>
    <w:tmpl w:val="5A40B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00063C"/>
    <w:multiLevelType w:val="multilevel"/>
    <w:tmpl w:val="BBE4BA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0B0A26"/>
    <w:multiLevelType w:val="multilevel"/>
    <w:tmpl w:val="1BD0474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EF28A8"/>
    <w:multiLevelType w:val="multilevel"/>
    <w:tmpl w:val="D3DEAD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64C1FF5"/>
    <w:multiLevelType w:val="hybridMultilevel"/>
    <w:tmpl w:val="6C92A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6244B8"/>
    <w:multiLevelType w:val="hybridMultilevel"/>
    <w:tmpl w:val="94AAB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16480F"/>
    <w:multiLevelType w:val="hybridMultilevel"/>
    <w:tmpl w:val="52DAC59C"/>
    <w:lvl w:ilvl="0" w:tplc="58E81A5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545277"/>
    <w:multiLevelType w:val="multilevel"/>
    <w:tmpl w:val="C5E8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C76E6B"/>
    <w:multiLevelType w:val="hybridMultilevel"/>
    <w:tmpl w:val="76D2B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5739342">
    <w:abstractNumId w:val="55"/>
  </w:num>
  <w:num w:numId="2" w16cid:durableId="1683430533">
    <w:abstractNumId w:val="32"/>
  </w:num>
  <w:num w:numId="3" w16cid:durableId="892080732">
    <w:abstractNumId w:val="5"/>
  </w:num>
  <w:num w:numId="4" w16cid:durableId="1200780571">
    <w:abstractNumId w:val="46"/>
  </w:num>
  <w:num w:numId="5" w16cid:durableId="210651526">
    <w:abstractNumId w:val="49"/>
  </w:num>
  <w:num w:numId="6" w16cid:durableId="1893154546">
    <w:abstractNumId w:val="10"/>
  </w:num>
  <w:num w:numId="7" w16cid:durableId="804275363">
    <w:abstractNumId w:val="44"/>
  </w:num>
  <w:num w:numId="8" w16cid:durableId="1809786885">
    <w:abstractNumId w:val="6"/>
  </w:num>
  <w:num w:numId="9" w16cid:durableId="217935004">
    <w:abstractNumId w:val="53"/>
  </w:num>
  <w:num w:numId="10" w16cid:durableId="1056664943">
    <w:abstractNumId w:val="13"/>
  </w:num>
  <w:num w:numId="11" w16cid:durableId="713889896">
    <w:abstractNumId w:val="8"/>
  </w:num>
  <w:num w:numId="12" w16cid:durableId="966817133">
    <w:abstractNumId w:val="23"/>
  </w:num>
  <w:num w:numId="13" w16cid:durableId="968632766">
    <w:abstractNumId w:val="4"/>
  </w:num>
  <w:num w:numId="14" w16cid:durableId="1611232722">
    <w:abstractNumId w:val="35"/>
  </w:num>
  <w:num w:numId="15" w16cid:durableId="214583897">
    <w:abstractNumId w:val="57"/>
  </w:num>
  <w:num w:numId="16" w16cid:durableId="1707175350">
    <w:abstractNumId w:val="30"/>
  </w:num>
  <w:num w:numId="17" w16cid:durableId="990329518">
    <w:abstractNumId w:val="48"/>
  </w:num>
  <w:num w:numId="18" w16cid:durableId="192308514">
    <w:abstractNumId w:val="3"/>
  </w:num>
  <w:num w:numId="19" w16cid:durableId="1505432891">
    <w:abstractNumId w:val="24"/>
  </w:num>
  <w:num w:numId="20" w16cid:durableId="1981960922">
    <w:abstractNumId w:val="33"/>
  </w:num>
  <w:num w:numId="21" w16cid:durableId="26219810">
    <w:abstractNumId w:val="54"/>
  </w:num>
  <w:num w:numId="22" w16cid:durableId="456677268">
    <w:abstractNumId w:val="2"/>
  </w:num>
  <w:num w:numId="23" w16cid:durableId="1360545378">
    <w:abstractNumId w:val="31"/>
  </w:num>
  <w:num w:numId="24" w16cid:durableId="1887332801">
    <w:abstractNumId w:val="43"/>
  </w:num>
  <w:num w:numId="25" w16cid:durableId="2061633059">
    <w:abstractNumId w:val="14"/>
  </w:num>
  <w:num w:numId="26" w16cid:durableId="922223737">
    <w:abstractNumId w:val="38"/>
  </w:num>
  <w:num w:numId="27" w16cid:durableId="1022122062">
    <w:abstractNumId w:val="45"/>
  </w:num>
  <w:num w:numId="28" w16cid:durableId="616106666">
    <w:abstractNumId w:val="42"/>
  </w:num>
  <w:num w:numId="29" w16cid:durableId="1262183806">
    <w:abstractNumId w:val="56"/>
  </w:num>
  <w:num w:numId="30" w16cid:durableId="1871721262">
    <w:abstractNumId w:val="25"/>
  </w:num>
  <w:num w:numId="31" w16cid:durableId="836847845">
    <w:abstractNumId w:val="26"/>
  </w:num>
  <w:num w:numId="32" w16cid:durableId="1427925060">
    <w:abstractNumId w:val="41"/>
  </w:num>
  <w:num w:numId="33" w16cid:durableId="2107454161">
    <w:abstractNumId w:val="34"/>
  </w:num>
  <w:num w:numId="34" w16cid:durableId="1428841506">
    <w:abstractNumId w:val="36"/>
  </w:num>
  <w:num w:numId="35" w16cid:durableId="1674988115">
    <w:abstractNumId w:val="27"/>
  </w:num>
  <w:num w:numId="36" w16cid:durableId="1490369240">
    <w:abstractNumId w:val="20"/>
  </w:num>
  <w:num w:numId="37" w16cid:durableId="184711071">
    <w:abstractNumId w:val="40"/>
  </w:num>
  <w:num w:numId="38" w16cid:durableId="1993099679">
    <w:abstractNumId w:val="9"/>
  </w:num>
  <w:num w:numId="39" w16cid:durableId="174151426">
    <w:abstractNumId w:val="22"/>
  </w:num>
  <w:num w:numId="40" w16cid:durableId="634599500">
    <w:abstractNumId w:val="18"/>
  </w:num>
  <w:num w:numId="41" w16cid:durableId="1603567348">
    <w:abstractNumId w:val="7"/>
  </w:num>
  <w:num w:numId="42" w16cid:durableId="1374307872">
    <w:abstractNumId w:val="16"/>
  </w:num>
  <w:num w:numId="43" w16cid:durableId="1403136508">
    <w:abstractNumId w:val="52"/>
  </w:num>
  <w:num w:numId="44" w16cid:durableId="952128831">
    <w:abstractNumId w:val="50"/>
  </w:num>
  <w:num w:numId="45" w16cid:durableId="2102724158">
    <w:abstractNumId w:val="15"/>
  </w:num>
  <w:num w:numId="46" w16cid:durableId="1960531937">
    <w:abstractNumId w:val="28"/>
  </w:num>
  <w:num w:numId="47" w16cid:durableId="1416707265">
    <w:abstractNumId w:val="11"/>
  </w:num>
  <w:num w:numId="48" w16cid:durableId="2116364186">
    <w:abstractNumId w:val="47"/>
  </w:num>
  <w:num w:numId="49" w16cid:durableId="1538662906">
    <w:abstractNumId w:val="1"/>
  </w:num>
  <w:num w:numId="50" w16cid:durableId="119495902">
    <w:abstractNumId w:val="17"/>
  </w:num>
  <w:num w:numId="51" w16cid:durableId="525677474">
    <w:abstractNumId w:val="51"/>
  </w:num>
  <w:num w:numId="52" w16cid:durableId="1613437531">
    <w:abstractNumId w:val="12"/>
  </w:num>
  <w:num w:numId="53" w16cid:durableId="618530046">
    <w:abstractNumId w:val="19"/>
  </w:num>
  <w:num w:numId="54" w16cid:durableId="401224323">
    <w:abstractNumId w:val="0"/>
  </w:num>
  <w:num w:numId="55" w16cid:durableId="661276454">
    <w:abstractNumId w:val="39"/>
  </w:num>
  <w:num w:numId="56" w16cid:durableId="177811403">
    <w:abstractNumId w:val="29"/>
  </w:num>
  <w:num w:numId="57" w16cid:durableId="558706102">
    <w:abstractNumId w:val="21"/>
  </w:num>
  <w:num w:numId="58" w16cid:durableId="382145478">
    <w:abstractNumId w:val="37"/>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Raisch">
    <w15:presenceInfo w15:providerId="AD" w15:userId="S::mike@raisch.biz::dacd7b40-8f32-4254-9192-a0d336fd2f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F04"/>
    <w:rsid w:val="0000058D"/>
    <w:rsid w:val="000009F9"/>
    <w:rsid w:val="00000F0A"/>
    <w:rsid w:val="00001029"/>
    <w:rsid w:val="00001042"/>
    <w:rsid w:val="000010E5"/>
    <w:rsid w:val="00001F3C"/>
    <w:rsid w:val="0000262A"/>
    <w:rsid w:val="000026A2"/>
    <w:rsid w:val="00002811"/>
    <w:rsid w:val="00002B0D"/>
    <w:rsid w:val="00002BA1"/>
    <w:rsid w:val="00003073"/>
    <w:rsid w:val="00003583"/>
    <w:rsid w:val="000037B7"/>
    <w:rsid w:val="000037C0"/>
    <w:rsid w:val="00003D5F"/>
    <w:rsid w:val="00003E88"/>
    <w:rsid w:val="000044C3"/>
    <w:rsid w:val="00004578"/>
    <w:rsid w:val="00004A87"/>
    <w:rsid w:val="00004B0A"/>
    <w:rsid w:val="00004B17"/>
    <w:rsid w:val="00004F82"/>
    <w:rsid w:val="00005B8C"/>
    <w:rsid w:val="00005BE9"/>
    <w:rsid w:val="00005DB6"/>
    <w:rsid w:val="00005E74"/>
    <w:rsid w:val="000061B4"/>
    <w:rsid w:val="00006481"/>
    <w:rsid w:val="0000652D"/>
    <w:rsid w:val="00006775"/>
    <w:rsid w:val="000068F1"/>
    <w:rsid w:val="00006DB3"/>
    <w:rsid w:val="00007E9B"/>
    <w:rsid w:val="000102CD"/>
    <w:rsid w:val="00010383"/>
    <w:rsid w:val="00010C4F"/>
    <w:rsid w:val="00011010"/>
    <w:rsid w:val="00011533"/>
    <w:rsid w:val="000118A9"/>
    <w:rsid w:val="000118AC"/>
    <w:rsid w:val="00011AA7"/>
    <w:rsid w:val="00011B79"/>
    <w:rsid w:val="00011DBC"/>
    <w:rsid w:val="0001254D"/>
    <w:rsid w:val="00012634"/>
    <w:rsid w:val="00012647"/>
    <w:rsid w:val="000136C6"/>
    <w:rsid w:val="0001376A"/>
    <w:rsid w:val="00013800"/>
    <w:rsid w:val="00013FD6"/>
    <w:rsid w:val="0001401F"/>
    <w:rsid w:val="000145C4"/>
    <w:rsid w:val="00014890"/>
    <w:rsid w:val="00014932"/>
    <w:rsid w:val="00014CFD"/>
    <w:rsid w:val="0001560E"/>
    <w:rsid w:val="000157D4"/>
    <w:rsid w:val="00015938"/>
    <w:rsid w:val="000159AE"/>
    <w:rsid w:val="00016485"/>
    <w:rsid w:val="00016C1C"/>
    <w:rsid w:val="00016D68"/>
    <w:rsid w:val="0001706E"/>
    <w:rsid w:val="00017196"/>
    <w:rsid w:val="0001726E"/>
    <w:rsid w:val="00017672"/>
    <w:rsid w:val="0001767F"/>
    <w:rsid w:val="00017885"/>
    <w:rsid w:val="00017A4D"/>
    <w:rsid w:val="00017CC9"/>
    <w:rsid w:val="00017DD2"/>
    <w:rsid w:val="000204F3"/>
    <w:rsid w:val="0002054E"/>
    <w:rsid w:val="00021015"/>
    <w:rsid w:val="00021C0B"/>
    <w:rsid w:val="000228F5"/>
    <w:rsid w:val="00022E2A"/>
    <w:rsid w:val="000232CB"/>
    <w:rsid w:val="000234FF"/>
    <w:rsid w:val="000235CD"/>
    <w:rsid w:val="0002364C"/>
    <w:rsid w:val="00023813"/>
    <w:rsid w:val="000238F3"/>
    <w:rsid w:val="00023936"/>
    <w:rsid w:val="00023C07"/>
    <w:rsid w:val="00024018"/>
    <w:rsid w:val="00024218"/>
    <w:rsid w:val="0002433E"/>
    <w:rsid w:val="00024986"/>
    <w:rsid w:val="00024E88"/>
    <w:rsid w:val="00024FE8"/>
    <w:rsid w:val="000251A4"/>
    <w:rsid w:val="000255CA"/>
    <w:rsid w:val="00025D70"/>
    <w:rsid w:val="00025EAF"/>
    <w:rsid w:val="00026152"/>
    <w:rsid w:val="00026433"/>
    <w:rsid w:val="00026666"/>
    <w:rsid w:val="00026EE9"/>
    <w:rsid w:val="000270D9"/>
    <w:rsid w:val="0002747E"/>
    <w:rsid w:val="000274DE"/>
    <w:rsid w:val="000274FC"/>
    <w:rsid w:val="00027AE4"/>
    <w:rsid w:val="00027BCB"/>
    <w:rsid w:val="00027DAA"/>
    <w:rsid w:val="00027FAB"/>
    <w:rsid w:val="000308D9"/>
    <w:rsid w:val="00030952"/>
    <w:rsid w:val="00031044"/>
    <w:rsid w:val="00031264"/>
    <w:rsid w:val="00031655"/>
    <w:rsid w:val="00031C65"/>
    <w:rsid w:val="00031FAC"/>
    <w:rsid w:val="0003226F"/>
    <w:rsid w:val="00032353"/>
    <w:rsid w:val="0003283D"/>
    <w:rsid w:val="0003291B"/>
    <w:rsid w:val="000329C2"/>
    <w:rsid w:val="00032C92"/>
    <w:rsid w:val="00032DDD"/>
    <w:rsid w:val="000331B3"/>
    <w:rsid w:val="00033476"/>
    <w:rsid w:val="00033693"/>
    <w:rsid w:val="000338D0"/>
    <w:rsid w:val="000338D8"/>
    <w:rsid w:val="00033C76"/>
    <w:rsid w:val="000344FD"/>
    <w:rsid w:val="00034556"/>
    <w:rsid w:val="00034867"/>
    <w:rsid w:val="0003491B"/>
    <w:rsid w:val="00034BB3"/>
    <w:rsid w:val="0003588F"/>
    <w:rsid w:val="00035B03"/>
    <w:rsid w:val="00036046"/>
    <w:rsid w:val="000362C6"/>
    <w:rsid w:val="00036406"/>
    <w:rsid w:val="000365D3"/>
    <w:rsid w:val="000366EB"/>
    <w:rsid w:val="000366EE"/>
    <w:rsid w:val="000368F5"/>
    <w:rsid w:val="00036CB3"/>
    <w:rsid w:val="00036DE2"/>
    <w:rsid w:val="000372EA"/>
    <w:rsid w:val="00037865"/>
    <w:rsid w:val="00037A37"/>
    <w:rsid w:val="00037D85"/>
    <w:rsid w:val="0004024F"/>
    <w:rsid w:val="00040609"/>
    <w:rsid w:val="00040B5F"/>
    <w:rsid w:val="00040E60"/>
    <w:rsid w:val="00040E8B"/>
    <w:rsid w:val="00041003"/>
    <w:rsid w:val="00041308"/>
    <w:rsid w:val="00041C20"/>
    <w:rsid w:val="00041E36"/>
    <w:rsid w:val="00042055"/>
    <w:rsid w:val="0004276E"/>
    <w:rsid w:val="00042A59"/>
    <w:rsid w:val="00042F20"/>
    <w:rsid w:val="00043198"/>
    <w:rsid w:val="00043A94"/>
    <w:rsid w:val="00043EB0"/>
    <w:rsid w:val="00044259"/>
    <w:rsid w:val="0004448A"/>
    <w:rsid w:val="000447D3"/>
    <w:rsid w:val="00044A24"/>
    <w:rsid w:val="000450AB"/>
    <w:rsid w:val="000453E5"/>
    <w:rsid w:val="0004551D"/>
    <w:rsid w:val="0004607F"/>
    <w:rsid w:val="00046183"/>
    <w:rsid w:val="00046250"/>
    <w:rsid w:val="000464CB"/>
    <w:rsid w:val="00046A25"/>
    <w:rsid w:val="00046ABD"/>
    <w:rsid w:val="00046D24"/>
    <w:rsid w:val="00046DB7"/>
    <w:rsid w:val="00046DC7"/>
    <w:rsid w:val="000471E8"/>
    <w:rsid w:val="0004736C"/>
    <w:rsid w:val="0005003C"/>
    <w:rsid w:val="000500A2"/>
    <w:rsid w:val="000505CC"/>
    <w:rsid w:val="00050641"/>
    <w:rsid w:val="0005169F"/>
    <w:rsid w:val="00051718"/>
    <w:rsid w:val="00051D67"/>
    <w:rsid w:val="00051F96"/>
    <w:rsid w:val="000520AC"/>
    <w:rsid w:val="0005222C"/>
    <w:rsid w:val="00052282"/>
    <w:rsid w:val="000522FE"/>
    <w:rsid w:val="000523F8"/>
    <w:rsid w:val="0005257D"/>
    <w:rsid w:val="00052730"/>
    <w:rsid w:val="00052E81"/>
    <w:rsid w:val="000533C0"/>
    <w:rsid w:val="00053895"/>
    <w:rsid w:val="00053934"/>
    <w:rsid w:val="00053C7D"/>
    <w:rsid w:val="00053CFA"/>
    <w:rsid w:val="00053D83"/>
    <w:rsid w:val="0005400F"/>
    <w:rsid w:val="000542F7"/>
    <w:rsid w:val="00054D22"/>
    <w:rsid w:val="00054DA5"/>
    <w:rsid w:val="00055426"/>
    <w:rsid w:val="000554DE"/>
    <w:rsid w:val="0005566E"/>
    <w:rsid w:val="00055B4E"/>
    <w:rsid w:val="00055CB2"/>
    <w:rsid w:val="0005605D"/>
    <w:rsid w:val="000562B4"/>
    <w:rsid w:val="00056547"/>
    <w:rsid w:val="00056A35"/>
    <w:rsid w:val="00056AED"/>
    <w:rsid w:val="00056BA5"/>
    <w:rsid w:val="00057449"/>
    <w:rsid w:val="0005783F"/>
    <w:rsid w:val="000578AA"/>
    <w:rsid w:val="00057961"/>
    <w:rsid w:val="000579F1"/>
    <w:rsid w:val="00057AA2"/>
    <w:rsid w:val="00057D02"/>
    <w:rsid w:val="00057D7B"/>
    <w:rsid w:val="000601D9"/>
    <w:rsid w:val="00060522"/>
    <w:rsid w:val="00060790"/>
    <w:rsid w:val="00060849"/>
    <w:rsid w:val="0006087B"/>
    <w:rsid w:val="0006090B"/>
    <w:rsid w:val="00060A6E"/>
    <w:rsid w:val="0006104B"/>
    <w:rsid w:val="00061CD8"/>
    <w:rsid w:val="00062101"/>
    <w:rsid w:val="000622E2"/>
    <w:rsid w:val="00062855"/>
    <w:rsid w:val="00062918"/>
    <w:rsid w:val="000629BE"/>
    <w:rsid w:val="000629F5"/>
    <w:rsid w:val="00063A64"/>
    <w:rsid w:val="00064821"/>
    <w:rsid w:val="00064B42"/>
    <w:rsid w:val="00064BA1"/>
    <w:rsid w:val="00064F38"/>
    <w:rsid w:val="0006523D"/>
    <w:rsid w:val="00065692"/>
    <w:rsid w:val="0006587B"/>
    <w:rsid w:val="00065FE7"/>
    <w:rsid w:val="0006600B"/>
    <w:rsid w:val="000662BF"/>
    <w:rsid w:val="00066336"/>
    <w:rsid w:val="00066B83"/>
    <w:rsid w:val="00066E29"/>
    <w:rsid w:val="00067207"/>
    <w:rsid w:val="00067B88"/>
    <w:rsid w:val="0007018E"/>
    <w:rsid w:val="00070306"/>
    <w:rsid w:val="00070BDF"/>
    <w:rsid w:val="00070C17"/>
    <w:rsid w:val="00070DA2"/>
    <w:rsid w:val="00070EF7"/>
    <w:rsid w:val="00070FA1"/>
    <w:rsid w:val="000710BC"/>
    <w:rsid w:val="00071355"/>
    <w:rsid w:val="000714A6"/>
    <w:rsid w:val="0007195A"/>
    <w:rsid w:val="00071D16"/>
    <w:rsid w:val="00071F4A"/>
    <w:rsid w:val="00072894"/>
    <w:rsid w:val="000739A1"/>
    <w:rsid w:val="00073A0A"/>
    <w:rsid w:val="00073ED8"/>
    <w:rsid w:val="0007408E"/>
    <w:rsid w:val="000744E1"/>
    <w:rsid w:val="00074BBB"/>
    <w:rsid w:val="00075269"/>
    <w:rsid w:val="000753B4"/>
    <w:rsid w:val="000753D6"/>
    <w:rsid w:val="000755D6"/>
    <w:rsid w:val="00075BC1"/>
    <w:rsid w:val="00075C1C"/>
    <w:rsid w:val="00075DD4"/>
    <w:rsid w:val="0007666F"/>
    <w:rsid w:val="00076F23"/>
    <w:rsid w:val="00077311"/>
    <w:rsid w:val="00077404"/>
    <w:rsid w:val="00077E15"/>
    <w:rsid w:val="00077E2A"/>
    <w:rsid w:val="00077F57"/>
    <w:rsid w:val="00077F95"/>
    <w:rsid w:val="000804D7"/>
    <w:rsid w:val="000809C4"/>
    <w:rsid w:val="00080A4C"/>
    <w:rsid w:val="0008120B"/>
    <w:rsid w:val="000813B1"/>
    <w:rsid w:val="000815F8"/>
    <w:rsid w:val="00081CDE"/>
    <w:rsid w:val="00082278"/>
    <w:rsid w:val="00082322"/>
    <w:rsid w:val="000823AC"/>
    <w:rsid w:val="0008250D"/>
    <w:rsid w:val="000829AB"/>
    <w:rsid w:val="00082D32"/>
    <w:rsid w:val="00082D78"/>
    <w:rsid w:val="00082F7D"/>
    <w:rsid w:val="000832E1"/>
    <w:rsid w:val="00083410"/>
    <w:rsid w:val="00083621"/>
    <w:rsid w:val="0008471A"/>
    <w:rsid w:val="00084879"/>
    <w:rsid w:val="000848E0"/>
    <w:rsid w:val="00084B29"/>
    <w:rsid w:val="00085362"/>
    <w:rsid w:val="0008559F"/>
    <w:rsid w:val="000856B6"/>
    <w:rsid w:val="000859B9"/>
    <w:rsid w:val="00085FC3"/>
    <w:rsid w:val="000867AA"/>
    <w:rsid w:val="00086C19"/>
    <w:rsid w:val="0008738D"/>
    <w:rsid w:val="00087B17"/>
    <w:rsid w:val="00087C44"/>
    <w:rsid w:val="00087DB1"/>
    <w:rsid w:val="00090447"/>
    <w:rsid w:val="000904D5"/>
    <w:rsid w:val="000905F4"/>
    <w:rsid w:val="00090BE2"/>
    <w:rsid w:val="00090C5B"/>
    <w:rsid w:val="00090EA2"/>
    <w:rsid w:val="00091761"/>
    <w:rsid w:val="000917DB"/>
    <w:rsid w:val="00091ADD"/>
    <w:rsid w:val="00091DD7"/>
    <w:rsid w:val="00091E4F"/>
    <w:rsid w:val="00091E86"/>
    <w:rsid w:val="00092156"/>
    <w:rsid w:val="000925FD"/>
    <w:rsid w:val="00092D95"/>
    <w:rsid w:val="00092DEE"/>
    <w:rsid w:val="00093188"/>
    <w:rsid w:val="000932E0"/>
    <w:rsid w:val="0009336C"/>
    <w:rsid w:val="00093EBB"/>
    <w:rsid w:val="00094643"/>
    <w:rsid w:val="0009487F"/>
    <w:rsid w:val="00094AF4"/>
    <w:rsid w:val="00094C87"/>
    <w:rsid w:val="00094F7E"/>
    <w:rsid w:val="00095317"/>
    <w:rsid w:val="00095B55"/>
    <w:rsid w:val="00095C2C"/>
    <w:rsid w:val="00095DED"/>
    <w:rsid w:val="000961B0"/>
    <w:rsid w:val="0009620A"/>
    <w:rsid w:val="000968D3"/>
    <w:rsid w:val="00096AC4"/>
    <w:rsid w:val="00096AE6"/>
    <w:rsid w:val="00096B0F"/>
    <w:rsid w:val="00096CC7"/>
    <w:rsid w:val="000972A0"/>
    <w:rsid w:val="0009751A"/>
    <w:rsid w:val="00097A69"/>
    <w:rsid w:val="00097DE6"/>
    <w:rsid w:val="000A0391"/>
    <w:rsid w:val="000A0778"/>
    <w:rsid w:val="000A0E30"/>
    <w:rsid w:val="000A0E3B"/>
    <w:rsid w:val="000A0EC7"/>
    <w:rsid w:val="000A111F"/>
    <w:rsid w:val="000A1275"/>
    <w:rsid w:val="000A1347"/>
    <w:rsid w:val="000A1450"/>
    <w:rsid w:val="000A162B"/>
    <w:rsid w:val="000A16E4"/>
    <w:rsid w:val="000A1880"/>
    <w:rsid w:val="000A1B35"/>
    <w:rsid w:val="000A1E05"/>
    <w:rsid w:val="000A20C4"/>
    <w:rsid w:val="000A22C2"/>
    <w:rsid w:val="000A2329"/>
    <w:rsid w:val="000A30D1"/>
    <w:rsid w:val="000A3335"/>
    <w:rsid w:val="000A3A85"/>
    <w:rsid w:val="000A47BB"/>
    <w:rsid w:val="000A4BD2"/>
    <w:rsid w:val="000A4BE7"/>
    <w:rsid w:val="000A4EDD"/>
    <w:rsid w:val="000A5106"/>
    <w:rsid w:val="000A5253"/>
    <w:rsid w:val="000A52C6"/>
    <w:rsid w:val="000A5E64"/>
    <w:rsid w:val="000A5ED4"/>
    <w:rsid w:val="000A609C"/>
    <w:rsid w:val="000A6147"/>
    <w:rsid w:val="000A625F"/>
    <w:rsid w:val="000A6541"/>
    <w:rsid w:val="000A6FDB"/>
    <w:rsid w:val="000A71E7"/>
    <w:rsid w:val="000A733B"/>
    <w:rsid w:val="000A74E9"/>
    <w:rsid w:val="000A753F"/>
    <w:rsid w:val="000A79F7"/>
    <w:rsid w:val="000A7C84"/>
    <w:rsid w:val="000B015F"/>
    <w:rsid w:val="000B0203"/>
    <w:rsid w:val="000B030D"/>
    <w:rsid w:val="000B060F"/>
    <w:rsid w:val="000B075F"/>
    <w:rsid w:val="000B085F"/>
    <w:rsid w:val="000B0C7D"/>
    <w:rsid w:val="000B19D4"/>
    <w:rsid w:val="000B1A17"/>
    <w:rsid w:val="000B1B4F"/>
    <w:rsid w:val="000B23D7"/>
    <w:rsid w:val="000B2618"/>
    <w:rsid w:val="000B278D"/>
    <w:rsid w:val="000B2A4A"/>
    <w:rsid w:val="000B2B65"/>
    <w:rsid w:val="000B2FBA"/>
    <w:rsid w:val="000B3130"/>
    <w:rsid w:val="000B3178"/>
    <w:rsid w:val="000B32B4"/>
    <w:rsid w:val="000B32DD"/>
    <w:rsid w:val="000B3374"/>
    <w:rsid w:val="000B3482"/>
    <w:rsid w:val="000B35AB"/>
    <w:rsid w:val="000B3805"/>
    <w:rsid w:val="000B3BE3"/>
    <w:rsid w:val="000B3CC3"/>
    <w:rsid w:val="000B3D51"/>
    <w:rsid w:val="000B4680"/>
    <w:rsid w:val="000B48CA"/>
    <w:rsid w:val="000B4A19"/>
    <w:rsid w:val="000B4D66"/>
    <w:rsid w:val="000B4F17"/>
    <w:rsid w:val="000B4FBD"/>
    <w:rsid w:val="000B5170"/>
    <w:rsid w:val="000B55D7"/>
    <w:rsid w:val="000B59D0"/>
    <w:rsid w:val="000B5F3B"/>
    <w:rsid w:val="000B6257"/>
    <w:rsid w:val="000B632C"/>
    <w:rsid w:val="000B64D9"/>
    <w:rsid w:val="000B678C"/>
    <w:rsid w:val="000B69B3"/>
    <w:rsid w:val="000B7456"/>
    <w:rsid w:val="000B788B"/>
    <w:rsid w:val="000B7A68"/>
    <w:rsid w:val="000B7A9A"/>
    <w:rsid w:val="000B7C96"/>
    <w:rsid w:val="000B7F5A"/>
    <w:rsid w:val="000C034B"/>
    <w:rsid w:val="000C0FDC"/>
    <w:rsid w:val="000C154A"/>
    <w:rsid w:val="000C174C"/>
    <w:rsid w:val="000C19A0"/>
    <w:rsid w:val="000C1B06"/>
    <w:rsid w:val="000C20A8"/>
    <w:rsid w:val="000C2462"/>
    <w:rsid w:val="000C2994"/>
    <w:rsid w:val="000C2A7F"/>
    <w:rsid w:val="000C2AF9"/>
    <w:rsid w:val="000C2B78"/>
    <w:rsid w:val="000C2C04"/>
    <w:rsid w:val="000C2E18"/>
    <w:rsid w:val="000C39FD"/>
    <w:rsid w:val="000C3C3A"/>
    <w:rsid w:val="000C4026"/>
    <w:rsid w:val="000C435F"/>
    <w:rsid w:val="000C4495"/>
    <w:rsid w:val="000C4887"/>
    <w:rsid w:val="000C4BF1"/>
    <w:rsid w:val="000C4ECD"/>
    <w:rsid w:val="000C5325"/>
    <w:rsid w:val="000C5415"/>
    <w:rsid w:val="000C60E0"/>
    <w:rsid w:val="000C66AF"/>
    <w:rsid w:val="000C66C5"/>
    <w:rsid w:val="000C6C4A"/>
    <w:rsid w:val="000C7282"/>
    <w:rsid w:val="000C72A7"/>
    <w:rsid w:val="000C72EF"/>
    <w:rsid w:val="000C7348"/>
    <w:rsid w:val="000C7564"/>
    <w:rsid w:val="000C7961"/>
    <w:rsid w:val="000D0736"/>
    <w:rsid w:val="000D1403"/>
    <w:rsid w:val="000D1491"/>
    <w:rsid w:val="000D1571"/>
    <w:rsid w:val="000D1891"/>
    <w:rsid w:val="000D2096"/>
    <w:rsid w:val="000D28BD"/>
    <w:rsid w:val="000D2CAD"/>
    <w:rsid w:val="000D2D4D"/>
    <w:rsid w:val="000D36E0"/>
    <w:rsid w:val="000D36F1"/>
    <w:rsid w:val="000D3A56"/>
    <w:rsid w:val="000D3BA6"/>
    <w:rsid w:val="000D3DB1"/>
    <w:rsid w:val="000D3F30"/>
    <w:rsid w:val="000D658C"/>
    <w:rsid w:val="000D6650"/>
    <w:rsid w:val="000D6E94"/>
    <w:rsid w:val="000D7007"/>
    <w:rsid w:val="000D7506"/>
    <w:rsid w:val="000D7A85"/>
    <w:rsid w:val="000D7F88"/>
    <w:rsid w:val="000E0455"/>
    <w:rsid w:val="000E061E"/>
    <w:rsid w:val="000E0C2B"/>
    <w:rsid w:val="000E1353"/>
    <w:rsid w:val="000E1D3A"/>
    <w:rsid w:val="000E2760"/>
    <w:rsid w:val="000E27EA"/>
    <w:rsid w:val="000E2A04"/>
    <w:rsid w:val="000E2A6A"/>
    <w:rsid w:val="000E2F23"/>
    <w:rsid w:val="000E36A5"/>
    <w:rsid w:val="000E3A93"/>
    <w:rsid w:val="000E3B31"/>
    <w:rsid w:val="000E41E8"/>
    <w:rsid w:val="000E43FC"/>
    <w:rsid w:val="000E4420"/>
    <w:rsid w:val="000E44AF"/>
    <w:rsid w:val="000E4666"/>
    <w:rsid w:val="000E4C8D"/>
    <w:rsid w:val="000E4C8E"/>
    <w:rsid w:val="000E4E83"/>
    <w:rsid w:val="000E4FD1"/>
    <w:rsid w:val="000E5D0F"/>
    <w:rsid w:val="000E6458"/>
    <w:rsid w:val="000E6A5E"/>
    <w:rsid w:val="000E6CE8"/>
    <w:rsid w:val="000E6FB0"/>
    <w:rsid w:val="000E708E"/>
    <w:rsid w:val="000E7415"/>
    <w:rsid w:val="000E7552"/>
    <w:rsid w:val="000E75EA"/>
    <w:rsid w:val="000E79D3"/>
    <w:rsid w:val="000E7FF9"/>
    <w:rsid w:val="000F02D4"/>
    <w:rsid w:val="000F0387"/>
    <w:rsid w:val="000F0722"/>
    <w:rsid w:val="000F0A5F"/>
    <w:rsid w:val="000F0C56"/>
    <w:rsid w:val="000F1342"/>
    <w:rsid w:val="000F1481"/>
    <w:rsid w:val="000F1EE2"/>
    <w:rsid w:val="000F23FB"/>
    <w:rsid w:val="000F2EDF"/>
    <w:rsid w:val="000F2F74"/>
    <w:rsid w:val="000F31C4"/>
    <w:rsid w:val="000F35CB"/>
    <w:rsid w:val="000F3BCD"/>
    <w:rsid w:val="000F3C89"/>
    <w:rsid w:val="000F3E78"/>
    <w:rsid w:val="000F4442"/>
    <w:rsid w:val="000F44B9"/>
    <w:rsid w:val="000F488E"/>
    <w:rsid w:val="000F4962"/>
    <w:rsid w:val="000F4A8E"/>
    <w:rsid w:val="000F4E57"/>
    <w:rsid w:val="000F4EB6"/>
    <w:rsid w:val="000F5186"/>
    <w:rsid w:val="000F5254"/>
    <w:rsid w:val="000F52BC"/>
    <w:rsid w:val="000F53FD"/>
    <w:rsid w:val="000F65B3"/>
    <w:rsid w:val="000F6D39"/>
    <w:rsid w:val="000F6F18"/>
    <w:rsid w:val="000F70AE"/>
    <w:rsid w:val="000F7351"/>
    <w:rsid w:val="000F7585"/>
    <w:rsid w:val="000F7957"/>
    <w:rsid w:val="000F7CFB"/>
    <w:rsid w:val="00100868"/>
    <w:rsid w:val="00100FB5"/>
    <w:rsid w:val="00101037"/>
    <w:rsid w:val="0010135E"/>
    <w:rsid w:val="00101671"/>
    <w:rsid w:val="001017C0"/>
    <w:rsid w:val="00101BA4"/>
    <w:rsid w:val="00101E36"/>
    <w:rsid w:val="001029B8"/>
    <w:rsid w:val="0010302E"/>
    <w:rsid w:val="00103042"/>
    <w:rsid w:val="001032B6"/>
    <w:rsid w:val="001036D0"/>
    <w:rsid w:val="001037E7"/>
    <w:rsid w:val="00103DEC"/>
    <w:rsid w:val="00104DEF"/>
    <w:rsid w:val="001055A0"/>
    <w:rsid w:val="001061FD"/>
    <w:rsid w:val="00106CD9"/>
    <w:rsid w:val="00107078"/>
    <w:rsid w:val="0010708D"/>
    <w:rsid w:val="0010797C"/>
    <w:rsid w:val="001079A2"/>
    <w:rsid w:val="00107E26"/>
    <w:rsid w:val="00107EA1"/>
    <w:rsid w:val="00110B99"/>
    <w:rsid w:val="00110E11"/>
    <w:rsid w:val="00110F98"/>
    <w:rsid w:val="0011148A"/>
    <w:rsid w:val="001117A3"/>
    <w:rsid w:val="0011199D"/>
    <w:rsid w:val="001120C0"/>
    <w:rsid w:val="00112732"/>
    <w:rsid w:val="00112A62"/>
    <w:rsid w:val="001131F4"/>
    <w:rsid w:val="0011337B"/>
    <w:rsid w:val="001133BC"/>
    <w:rsid w:val="00113477"/>
    <w:rsid w:val="00113F3D"/>
    <w:rsid w:val="00114104"/>
    <w:rsid w:val="0011432E"/>
    <w:rsid w:val="001143CA"/>
    <w:rsid w:val="00114588"/>
    <w:rsid w:val="001147F1"/>
    <w:rsid w:val="00114AE0"/>
    <w:rsid w:val="00114F4E"/>
    <w:rsid w:val="00114FC3"/>
    <w:rsid w:val="0011523B"/>
    <w:rsid w:val="0011564A"/>
    <w:rsid w:val="00115680"/>
    <w:rsid w:val="001161E3"/>
    <w:rsid w:val="00116253"/>
    <w:rsid w:val="00116684"/>
    <w:rsid w:val="00116D2B"/>
    <w:rsid w:val="00117092"/>
    <w:rsid w:val="001171E4"/>
    <w:rsid w:val="001171F0"/>
    <w:rsid w:val="00117DC4"/>
    <w:rsid w:val="00117E77"/>
    <w:rsid w:val="00120CE5"/>
    <w:rsid w:val="00121406"/>
    <w:rsid w:val="00121940"/>
    <w:rsid w:val="00121B27"/>
    <w:rsid w:val="00121E89"/>
    <w:rsid w:val="0012228F"/>
    <w:rsid w:val="00122ADE"/>
    <w:rsid w:val="00122C9C"/>
    <w:rsid w:val="00122CBB"/>
    <w:rsid w:val="00122D86"/>
    <w:rsid w:val="00123286"/>
    <w:rsid w:val="001232E8"/>
    <w:rsid w:val="001236B5"/>
    <w:rsid w:val="00123839"/>
    <w:rsid w:val="00123A1D"/>
    <w:rsid w:val="00123DA9"/>
    <w:rsid w:val="0012420F"/>
    <w:rsid w:val="00124428"/>
    <w:rsid w:val="00124724"/>
    <w:rsid w:val="00124E32"/>
    <w:rsid w:val="001254B0"/>
    <w:rsid w:val="00125770"/>
    <w:rsid w:val="001259A6"/>
    <w:rsid w:val="00125EF2"/>
    <w:rsid w:val="00125F45"/>
    <w:rsid w:val="00126425"/>
    <w:rsid w:val="00126433"/>
    <w:rsid w:val="001264B5"/>
    <w:rsid w:val="00126903"/>
    <w:rsid w:val="00126B4F"/>
    <w:rsid w:val="001274B2"/>
    <w:rsid w:val="001278F1"/>
    <w:rsid w:val="00127A87"/>
    <w:rsid w:val="00127B52"/>
    <w:rsid w:val="001306D6"/>
    <w:rsid w:val="00130F90"/>
    <w:rsid w:val="00131529"/>
    <w:rsid w:val="001316F4"/>
    <w:rsid w:val="001320FE"/>
    <w:rsid w:val="001323A3"/>
    <w:rsid w:val="001328FC"/>
    <w:rsid w:val="00132A64"/>
    <w:rsid w:val="00132C44"/>
    <w:rsid w:val="00132D5F"/>
    <w:rsid w:val="001330F6"/>
    <w:rsid w:val="0013330B"/>
    <w:rsid w:val="0013344E"/>
    <w:rsid w:val="0013360A"/>
    <w:rsid w:val="00133639"/>
    <w:rsid w:val="00133CEC"/>
    <w:rsid w:val="00134122"/>
    <w:rsid w:val="00134BAC"/>
    <w:rsid w:val="00134E62"/>
    <w:rsid w:val="00135520"/>
    <w:rsid w:val="001357D5"/>
    <w:rsid w:val="0013581A"/>
    <w:rsid w:val="00135DAC"/>
    <w:rsid w:val="00136086"/>
    <w:rsid w:val="00136268"/>
    <w:rsid w:val="001362C1"/>
    <w:rsid w:val="00136B20"/>
    <w:rsid w:val="00136FF4"/>
    <w:rsid w:val="00137070"/>
    <w:rsid w:val="00137296"/>
    <w:rsid w:val="00137694"/>
    <w:rsid w:val="00137DEE"/>
    <w:rsid w:val="00140422"/>
    <w:rsid w:val="00140ACE"/>
    <w:rsid w:val="00140BFF"/>
    <w:rsid w:val="00140FEF"/>
    <w:rsid w:val="00141317"/>
    <w:rsid w:val="00142171"/>
    <w:rsid w:val="00142187"/>
    <w:rsid w:val="0014295D"/>
    <w:rsid w:val="001429F8"/>
    <w:rsid w:val="00142DD2"/>
    <w:rsid w:val="00142EBE"/>
    <w:rsid w:val="00142F28"/>
    <w:rsid w:val="0014342C"/>
    <w:rsid w:val="00143D19"/>
    <w:rsid w:val="00144150"/>
    <w:rsid w:val="001444BC"/>
    <w:rsid w:val="001444DC"/>
    <w:rsid w:val="001446EA"/>
    <w:rsid w:val="001447E5"/>
    <w:rsid w:val="0014482A"/>
    <w:rsid w:val="00144A59"/>
    <w:rsid w:val="00144AFD"/>
    <w:rsid w:val="00145889"/>
    <w:rsid w:val="0014591B"/>
    <w:rsid w:val="001459F7"/>
    <w:rsid w:val="0014619C"/>
    <w:rsid w:val="001461F1"/>
    <w:rsid w:val="0014638D"/>
    <w:rsid w:val="00146B3A"/>
    <w:rsid w:val="00146D6E"/>
    <w:rsid w:val="00147585"/>
    <w:rsid w:val="0014762F"/>
    <w:rsid w:val="001476B2"/>
    <w:rsid w:val="00147C7D"/>
    <w:rsid w:val="00147DE3"/>
    <w:rsid w:val="00147FBC"/>
    <w:rsid w:val="0015009D"/>
    <w:rsid w:val="0015015E"/>
    <w:rsid w:val="001504D2"/>
    <w:rsid w:val="00150D09"/>
    <w:rsid w:val="00150F46"/>
    <w:rsid w:val="001516F4"/>
    <w:rsid w:val="0015193E"/>
    <w:rsid w:val="00151C87"/>
    <w:rsid w:val="00152001"/>
    <w:rsid w:val="00152056"/>
    <w:rsid w:val="00153128"/>
    <w:rsid w:val="00153759"/>
    <w:rsid w:val="001537A2"/>
    <w:rsid w:val="00153C9D"/>
    <w:rsid w:val="00153CD5"/>
    <w:rsid w:val="00154250"/>
    <w:rsid w:val="001543E0"/>
    <w:rsid w:val="00154C63"/>
    <w:rsid w:val="00155021"/>
    <w:rsid w:val="001550D7"/>
    <w:rsid w:val="001555B8"/>
    <w:rsid w:val="001555F2"/>
    <w:rsid w:val="00155653"/>
    <w:rsid w:val="00155DAC"/>
    <w:rsid w:val="001567B2"/>
    <w:rsid w:val="001571DD"/>
    <w:rsid w:val="001573C2"/>
    <w:rsid w:val="0015762B"/>
    <w:rsid w:val="00157A65"/>
    <w:rsid w:val="001600B5"/>
    <w:rsid w:val="00160547"/>
    <w:rsid w:val="001606A9"/>
    <w:rsid w:val="00160704"/>
    <w:rsid w:val="001607E0"/>
    <w:rsid w:val="00160C42"/>
    <w:rsid w:val="00161362"/>
    <w:rsid w:val="00161AEF"/>
    <w:rsid w:val="00161BCA"/>
    <w:rsid w:val="00161C1F"/>
    <w:rsid w:val="001624C9"/>
    <w:rsid w:val="00162517"/>
    <w:rsid w:val="00162C52"/>
    <w:rsid w:val="00163150"/>
    <w:rsid w:val="0016321F"/>
    <w:rsid w:val="00163D14"/>
    <w:rsid w:val="00163E85"/>
    <w:rsid w:val="00164376"/>
    <w:rsid w:val="001643D8"/>
    <w:rsid w:val="0016460C"/>
    <w:rsid w:val="001646F6"/>
    <w:rsid w:val="001647BF"/>
    <w:rsid w:val="00165692"/>
    <w:rsid w:val="00165AC3"/>
    <w:rsid w:val="00165CED"/>
    <w:rsid w:val="0016611E"/>
    <w:rsid w:val="001664DC"/>
    <w:rsid w:val="00166916"/>
    <w:rsid w:val="00166DB9"/>
    <w:rsid w:val="0016702B"/>
    <w:rsid w:val="00167080"/>
    <w:rsid w:val="001670F4"/>
    <w:rsid w:val="001671D8"/>
    <w:rsid w:val="0016760C"/>
    <w:rsid w:val="00167F5A"/>
    <w:rsid w:val="00170234"/>
    <w:rsid w:val="0017057E"/>
    <w:rsid w:val="00170741"/>
    <w:rsid w:val="00170743"/>
    <w:rsid w:val="001708C7"/>
    <w:rsid w:val="00170D00"/>
    <w:rsid w:val="00170F2C"/>
    <w:rsid w:val="001711E3"/>
    <w:rsid w:val="001713CE"/>
    <w:rsid w:val="001714E1"/>
    <w:rsid w:val="00171564"/>
    <w:rsid w:val="001716FD"/>
    <w:rsid w:val="001717D3"/>
    <w:rsid w:val="001718A9"/>
    <w:rsid w:val="00171ACC"/>
    <w:rsid w:val="00171EE3"/>
    <w:rsid w:val="001720D3"/>
    <w:rsid w:val="001723EF"/>
    <w:rsid w:val="00172594"/>
    <w:rsid w:val="001725A6"/>
    <w:rsid w:val="00172D8D"/>
    <w:rsid w:val="00172FEB"/>
    <w:rsid w:val="00173650"/>
    <w:rsid w:val="00173EC8"/>
    <w:rsid w:val="001742DC"/>
    <w:rsid w:val="0017433B"/>
    <w:rsid w:val="0017442A"/>
    <w:rsid w:val="001746E8"/>
    <w:rsid w:val="00174C20"/>
    <w:rsid w:val="00174DB6"/>
    <w:rsid w:val="00174FC8"/>
    <w:rsid w:val="001757F8"/>
    <w:rsid w:val="001767DD"/>
    <w:rsid w:val="00176916"/>
    <w:rsid w:val="00176964"/>
    <w:rsid w:val="00176FF3"/>
    <w:rsid w:val="0017747A"/>
    <w:rsid w:val="0017769B"/>
    <w:rsid w:val="00177969"/>
    <w:rsid w:val="00177D9C"/>
    <w:rsid w:val="00177E83"/>
    <w:rsid w:val="00180102"/>
    <w:rsid w:val="001806B2"/>
    <w:rsid w:val="0018076B"/>
    <w:rsid w:val="001808A3"/>
    <w:rsid w:val="001808CB"/>
    <w:rsid w:val="00180BD5"/>
    <w:rsid w:val="00180DAA"/>
    <w:rsid w:val="00180E89"/>
    <w:rsid w:val="00180FB6"/>
    <w:rsid w:val="0018143C"/>
    <w:rsid w:val="001821E3"/>
    <w:rsid w:val="001821F3"/>
    <w:rsid w:val="001825C3"/>
    <w:rsid w:val="00182C30"/>
    <w:rsid w:val="00182ED9"/>
    <w:rsid w:val="0018343C"/>
    <w:rsid w:val="0018362D"/>
    <w:rsid w:val="001848EF"/>
    <w:rsid w:val="001857C6"/>
    <w:rsid w:val="00186472"/>
    <w:rsid w:val="0018665F"/>
    <w:rsid w:val="00186ABB"/>
    <w:rsid w:val="00186BDF"/>
    <w:rsid w:val="00186CEE"/>
    <w:rsid w:val="00186E75"/>
    <w:rsid w:val="00187001"/>
    <w:rsid w:val="001879AE"/>
    <w:rsid w:val="0019009E"/>
    <w:rsid w:val="001904CA"/>
    <w:rsid w:val="00191467"/>
    <w:rsid w:val="00191A5A"/>
    <w:rsid w:val="00191C56"/>
    <w:rsid w:val="0019235E"/>
    <w:rsid w:val="00192496"/>
    <w:rsid w:val="00192656"/>
    <w:rsid w:val="00192CBC"/>
    <w:rsid w:val="00192CCD"/>
    <w:rsid w:val="00192F9E"/>
    <w:rsid w:val="00193A41"/>
    <w:rsid w:val="00193BC3"/>
    <w:rsid w:val="00193C37"/>
    <w:rsid w:val="00193C4B"/>
    <w:rsid w:val="00193C66"/>
    <w:rsid w:val="00193D27"/>
    <w:rsid w:val="001942F1"/>
    <w:rsid w:val="00195E24"/>
    <w:rsid w:val="00196354"/>
    <w:rsid w:val="001965F9"/>
    <w:rsid w:val="0019661C"/>
    <w:rsid w:val="001966A3"/>
    <w:rsid w:val="00197309"/>
    <w:rsid w:val="00197707"/>
    <w:rsid w:val="00197ACB"/>
    <w:rsid w:val="00197B55"/>
    <w:rsid w:val="001A0394"/>
    <w:rsid w:val="001A04F4"/>
    <w:rsid w:val="001A05F5"/>
    <w:rsid w:val="001A09D3"/>
    <w:rsid w:val="001A0A3E"/>
    <w:rsid w:val="001A0B5F"/>
    <w:rsid w:val="001A0CC1"/>
    <w:rsid w:val="001A1019"/>
    <w:rsid w:val="001A1685"/>
    <w:rsid w:val="001A188C"/>
    <w:rsid w:val="001A1AE0"/>
    <w:rsid w:val="001A1B8B"/>
    <w:rsid w:val="001A1CEB"/>
    <w:rsid w:val="001A226D"/>
    <w:rsid w:val="001A246F"/>
    <w:rsid w:val="001A2754"/>
    <w:rsid w:val="001A2AA2"/>
    <w:rsid w:val="001A2E92"/>
    <w:rsid w:val="001A2F1C"/>
    <w:rsid w:val="001A35AC"/>
    <w:rsid w:val="001A35FC"/>
    <w:rsid w:val="001A3782"/>
    <w:rsid w:val="001A3851"/>
    <w:rsid w:val="001A3D5E"/>
    <w:rsid w:val="001A4677"/>
    <w:rsid w:val="001A5954"/>
    <w:rsid w:val="001A5A19"/>
    <w:rsid w:val="001A6352"/>
    <w:rsid w:val="001A6D3D"/>
    <w:rsid w:val="001A6F9F"/>
    <w:rsid w:val="001A71A0"/>
    <w:rsid w:val="001A74B6"/>
    <w:rsid w:val="001A76D8"/>
    <w:rsid w:val="001A7A2A"/>
    <w:rsid w:val="001A7D89"/>
    <w:rsid w:val="001B0623"/>
    <w:rsid w:val="001B0C03"/>
    <w:rsid w:val="001B0C43"/>
    <w:rsid w:val="001B0EA5"/>
    <w:rsid w:val="001B12C1"/>
    <w:rsid w:val="001B1304"/>
    <w:rsid w:val="001B1379"/>
    <w:rsid w:val="001B1ABE"/>
    <w:rsid w:val="001B1E06"/>
    <w:rsid w:val="001B1EF6"/>
    <w:rsid w:val="001B2455"/>
    <w:rsid w:val="001B252E"/>
    <w:rsid w:val="001B27E9"/>
    <w:rsid w:val="001B2807"/>
    <w:rsid w:val="001B2F92"/>
    <w:rsid w:val="001B30DB"/>
    <w:rsid w:val="001B35B9"/>
    <w:rsid w:val="001B3839"/>
    <w:rsid w:val="001B385C"/>
    <w:rsid w:val="001B3871"/>
    <w:rsid w:val="001B3EA7"/>
    <w:rsid w:val="001B420B"/>
    <w:rsid w:val="001B47CE"/>
    <w:rsid w:val="001B490F"/>
    <w:rsid w:val="001B502A"/>
    <w:rsid w:val="001B5228"/>
    <w:rsid w:val="001B5265"/>
    <w:rsid w:val="001B5565"/>
    <w:rsid w:val="001B5B4B"/>
    <w:rsid w:val="001B612B"/>
    <w:rsid w:val="001B61A8"/>
    <w:rsid w:val="001B622D"/>
    <w:rsid w:val="001B6288"/>
    <w:rsid w:val="001B64A0"/>
    <w:rsid w:val="001B66F7"/>
    <w:rsid w:val="001B6C81"/>
    <w:rsid w:val="001B7B48"/>
    <w:rsid w:val="001B7C92"/>
    <w:rsid w:val="001C05FE"/>
    <w:rsid w:val="001C0A58"/>
    <w:rsid w:val="001C0B28"/>
    <w:rsid w:val="001C0D4C"/>
    <w:rsid w:val="001C13A8"/>
    <w:rsid w:val="001C18FC"/>
    <w:rsid w:val="001C192E"/>
    <w:rsid w:val="001C1D25"/>
    <w:rsid w:val="001C1E1D"/>
    <w:rsid w:val="001C2213"/>
    <w:rsid w:val="001C2250"/>
    <w:rsid w:val="001C2970"/>
    <w:rsid w:val="001C2D27"/>
    <w:rsid w:val="001C2F52"/>
    <w:rsid w:val="001C3335"/>
    <w:rsid w:val="001C357E"/>
    <w:rsid w:val="001C3B80"/>
    <w:rsid w:val="001C4C77"/>
    <w:rsid w:val="001C4CB4"/>
    <w:rsid w:val="001C4CF3"/>
    <w:rsid w:val="001C560C"/>
    <w:rsid w:val="001C5F18"/>
    <w:rsid w:val="001C62AC"/>
    <w:rsid w:val="001C6710"/>
    <w:rsid w:val="001C693F"/>
    <w:rsid w:val="001C6BBA"/>
    <w:rsid w:val="001C6EC6"/>
    <w:rsid w:val="001C7065"/>
    <w:rsid w:val="001C70A5"/>
    <w:rsid w:val="001C73E1"/>
    <w:rsid w:val="001C7475"/>
    <w:rsid w:val="001C74B3"/>
    <w:rsid w:val="001C74E4"/>
    <w:rsid w:val="001C7584"/>
    <w:rsid w:val="001C782D"/>
    <w:rsid w:val="001C7CCA"/>
    <w:rsid w:val="001D0965"/>
    <w:rsid w:val="001D097A"/>
    <w:rsid w:val="001D0C68"/>
    <w:rsid w:val="001D1F33"/>
    <w:rsid w:val="001D231B"/>
    <w:rsid w:val="001D25B4"/>
    <w:rsid w:val="001D2603"/>
    <w:rsid w:val="001D29AD"/>
    <w:rsid w:val="001D2B8C"/>
    <w:rsid w:val="001D2CAD"/>
    <w:rsid w:val="001D2CDE"/>
    <w:rsid w:val="001D32A5"/>
    <w:rsid w:val="001D3359"/>
    <w:rsid w:val="001D34BC"/>
    <w:rsid w:val="001D37E9"/>
    <w:rsid w:val="001D39CD"/>
    <w:rsid w:val="001D3C65"/>
    <w:rsid w:val="001D3D2C"/>
    <w:rsid w:val="001D3FF5"/>
    <w:rsid w:val="001D4BE1"/>
    <w:rsid w:val="001D4C4B"/>
    <w:rsid w:val="001D4E8B"/>
    <w:rsid w:val="001D505D"/>
    <w:rsid w:val="001D5295"/>
    <w:rsid w:val="001D58DF"/>
    <w:rsid w:val="001D606D"/>
    <w:rsid w:val="001D612E"/>
    <w:rsid w:val="001D68C2"/>
    <w:rsid w:val="001D6E5F"/>
    <w:rsid w:val="001D7122"/>
    <w:rsid w:val="001D724B"/>
    <w:rsid w:val="001D73DA"/>
    <w:rsid w:val="001D7B13"/>
    <w:rsid w:val="001E0510"/>
    <w:rsid w:val="001E0857"/>
    <w:rsid w:val="001E08AD"/>
    <w:rsid w:val="001E0A7D"/>
    <w:rsid w:val="001E0C36"/>
    <w:rsid w:val="001E0D40"/>
    <w:rsid w:val="001E13AB"/>
    <w:rsid w:val="001E13CD"/>
    <w:rsid w:val="001E1672"/>
    <w:rsid w:val="001E18A5"/>
    <w:rsid w:val="001E1E16"/>
    <w:rsid w:val="001E2112"/>
    <w:rsid w:val="001E263C"/>
    <w:rsid w:val="001E26F4"/>
    <w:rsid w:val="001E2A22"/>
    <w:rsid w:val="001E2A25"/>
    <w:rsid w:val="001E2CB4"/>
    <w:rsid w:val="001E30ED"/>
    <w:rsid w:val="001E331B"/>
    <w:rsid w:val="001E3804"/>
    <w:rsid w:val="001E394A"/>
    <w:rsid w:val="001E39B3"/>
    <w:rsid w:val="001E3C49"/>
    <w:rsid w:val="001E3EDE"/>
    <w:rsid w:val="001E40E3"/>
    <w:rsid w:val="001E44ED"/>
    <w:rsid w:val="001E4766"/>
    <w:rsid w:val="001E4D1D"/>
    <w:rsid w:val="001E55CE"/>
    <w:rsid w:val="001E5847"/>
    <w:rsid w:val="001E5A69"/>
    <w:rsid w:val="001E5A81"/>
    <w:rsid w:val="001E5CCE"/>
    <w:rsid w:val="001E5E5D"/>
    <w:rsid w:val="001E603B"/>
    <w:rsid w:val="001E6819"/>
    <w:rsid w:val="001E6DFB"/>
    <w:rsid w:val="001E7514"/>
    <w:rsid w:val="001E75F9"/>
    <w:rsid w:val="001E7977"/>
    <w:rsid w:val="001E7A5D"/>
    <w:rsid w:val="001E7C33"/>
    <w:rsid w:val="001E7E9F"/>
    <w:rsid w:val="001E7EC1"/>
    <w:rsid w:val="001F050D"/>
    <w:rsid w:val="001F0B66"/>
    <w:rsid w:val="001F0C5A"/>
    <w:rsid w:val="001F0CC1"/>
    <w:rsid w:val="001F0DAA"/>
    <w:rsid w:val="001F0DEA"/>
    <w:rsid w:val="001F11EC"/>
    <w:rsid w:val="001F167D"/>
    <w:rsid w:val="001F174E"/>
    <w:rsid w:val="001F1792"/>
    <w:rsid w:val="001F1D6E"/>
    <w:rsid w:val="001F257C"/>
    <w:rsid w:val="001F2CA9"/>
    <w:rsid w:val="001F2E1A"/>
    <w:rsid w:val="001F3001"/>
    <w:rsid w:val="001F33E3"/>
    <w:rsid w:val="001F3ACA"/>
    <w:rsid w:val="001F3AD6"/>
    <w:rsid w:val="001F3AFC"/>
    <w:rsid w:val="001F408E"/>
    <w:rsid w:val="001F497B"/>
    <w:rsid w:val="001F498E"/>
    <w:rsid w:val="001F49C1"/>
    <w:rsid w:val="001F4EB0"/>
    <w:rsid w:val="001F50BA"/>
    <w:rsid w:val="001F5288"/>
    <w:rsid w:val="001F53F8"/>
    <w:rsid w:val="001F5692"/>
    <w:rsid w:val="001F57E6"/>
    <w:rsid w:val="001F6125"/>
    <w:rsid w:val="001F65C9"/>
    <w:rsid w:val="001F6BFE"/>
    <w:rsid w:val="001F6C4B"/>
    <w:rsid w:val="001F6DF0"/>
    <w:rsid w:val="001F6FC8"/>
    <w:rsid w:val="001F7264"/>
    <w:rsid w:val="001F7854"/>
    <w:rsid w:val="0020031F"/>
    <w:rsid w:val="00200945"/>
    <w:rsid w:val="00200D34"/>
    <w:rsid w:val="00202589"/>
    <w:rsid w:val="00202AB8"/>
    <w:rsid w:val="00202D3B"/>
    <w:rsid w:val="00203291"/>
    <w:rsid w:val="00203E79"/>
    <w:rsid w:val="0020408E"/>
    <w:rsid w:val="00204161"/>
    <w:rsid w:val="002043D8"/>
    <w:rsid w:val="002045AE"/>
    <w:rsid w:val="002046BA"/>
    <w:rsid w:val="00204769"/>
    <w:rsid w:val="002047C0"/>
    <w:rsid w:val="00204C4A"/>
    <w:rsid w:val="00204C71"/>
    <w:rsid w:val="0020524D"/>
    <w:rsid w:val="0020530D"/>
    <w:rsid w:val="00205B0B"/>
    <w:rsid w:val="002063EA"/>
    <w:rsid w:val="00206413"/>
    <w:rsid w:val="002064CC"/>
    <w:rsid w:val="002064E2"/>
    <w:rsid w:val="002066E7"/>
    <w:rsid w:val="00206768"/>
    <w:rsid w:val="00206A91"/>
    <w:rsid w:val="0020728A"/>
    <w:rsid w:val="0020774C"/>
    <w:rsid w:val="00207827"/>
    <w:rsid w:val="00207F5B"/>
    <w:rsid w:val="002100FD"/>
    <w:rsid w:val="002103E2"/>
    <w:rsid w:val="002105ED"/>
    <w:rsid w:val="002107F5"/>
    <w:rsid w:val="00210AE7"/>
    <w:rsid w:val="00210B5F"/>
    <w:rsid w:val="00210E73"/>
    <w:rsid w:val="002114FC"/>
    <w:rsid w:val="002115F7"/>
    <w:rsid w:val="0021163E"/>
    <w:rsid w:val="00211DFA"/>
    <w:rsid w:val="00211E6F"/>
    <w:rsid w:val="002120BB"/>
    <w:rsid w:val="0021229F"/>
    <w:rsid w:val="0021238A"/>
    <w:rsid w:val="002127A3"/>
    <w:rsid w:val="00212E43"/>
    <w:rsid w:val="00213011"/>
    <w:rsid w:val="00213616"/>
    <w:rsid w:val="00213905"/>
    <w:rsid w:val="00213BF5"/>
    <w:rsid w:val="00213C95"/>
    <w:rsid w:val="00213DD4"/>
    <w:rsid w:val="002141CC"/>
    <w:rsid w:val="00214784"/>
    <w:rsid w:val="002148A5"/>
    <w:rsid w:val="002148F6"/>
    <w:rsid w:val="002149E9"/>
    <w:rsid w:val="00214AEE"/>
    <w:rsid w:val="00214E80"/>
    <w:rsid w:val="00214F6F"/>
    <w:rsid w:val="0021551C"/>
    <w:rsid w:val="00215556"/>
    <w:rsid w:val="00215776"/>
    <w:rsid w:val="00215C37"/>
    <w:rsid w:val="00215DD7"/>
    <w:rsid w:val="00215F36"/>
    <w:rsid w:val="00216193"/>
    <w:rsid w:val="00216460"/>
    <w:rsid w:val="0021681F"/>
    <w:rsid w:val="00216B1B"/>
    <w:rsid w:val="00216C73"/>
    <w:rsid w:val="00217928"/>
    <w:rsid w:val="00217AC7"/>
    <w:rsid w:val="00217D44"/>
    <w:rsid w:val="00217DA7"/>
    <w:rsid w:val="00217E15"/>
    <w:rsid w:val="00217FFB"/>
    <w:rsid w:val="00220221"/>
    <w:rsid w:val="00220436"/>
    <w:rsid w:val="0022073B"/>
    <w:rsid w:val="0022102D"/>
    <w:rsid w:val="00221210"/>
    <w:rsid w:val="00221393"/>
    <w:rsid w:val="0022195D"/>
    <w:rsid w:val="00221999"/>
    <w:rsid w:val="00221A28"/>
    <w:rsid w:val="00222ECD"/>
    <w:rsid w:val="002232DC"/>
    <w:rsid w:val="00223549"/>
    <w:rsid w:val="00223890"/>
    <w:rsid w:val="00223943"/>
    <w:rsid w:val="00223A49"/>
    <w:rsid w:val="00224219"/>
    <w:rsid w:val="002242FB"/>
    <w:rsid w:val="00224485"/>
    <w:rsid w:val="0022451A"/>
    <w:rsid w:val="00224971"/>
    <w:rsid w:val="00224C53"/>
    <w:rsid w:val="00224DEF"/>
    <w:rsid w:val="002258FE"/>
    <w:rsid w:val="00226022"/>
    <w:rsid w:val="00226410"/>
    <w:rsid w:val="00226423"/>
    <w:rsid w:val="00226637"/>
    <w:rsid w:val="002272A8"/>
    <w:rsid w:val="002275A5"/>
    <w:rsid w:val="00227781"/>
    <w:rsid w:val="002279D7"/>
    <w:rsid w:val="00227B5B"/>
    <w:rsid w:val="002300DA"/>
    <w:rsid w:val="00230389"/>
    <w:rsid w:val="002306AC"/>
    <w:rsid w:val="00230C7B"/>
    <w:rsid w:val="00230D8E"/>
    <w:rsid w:val="00230E5F"/>
    <w:rsid w:val="00231370"/>
    <w:rsid w:val="00231406"/>
    <w:rsid w:val="0023210A"/>
    <w:rsid w:val="002325BB"/>
    <w:rsid w:val="00232DD3"/>
    <w:rsid w:val="00232E49"/>
    <w:rsid w:val="0023346C"/>
    <w:rsid w:val="002335B5"/>
    <w:rsid w:val="00233D93"/>
    <w:rsid w:val="0023415A"/>
    <w:rsid w:val="002343B1"/>
    <w:rsid w:val="002346E1"/>
    <w:rsid w:val="00234A17"/>
    <w:rsid w:val="00234C87"/>
    <w:rsid w:val="002357B7"/>
    <w:rsid w:val="002372C0"/>
    <w:rsid w:val="002372E5"/>
    <w:rsid w:val="002374B4"/>
    <w:rsid w:val="002374E2"/>
    <w:rsid w:val="00237F7F"/>
    <w:rsid w:val="0024028A"/>
    <w:rsid w:val="002406BA"/>
    <w:rsid w:val="002419C9"/>
    <w:rsid w:val="00241B88"/>
    <w:rsid w:val="00241C0F"/>
    <w:rsid w:val="00241FB9"/>
    <w:rsid w:val="00242472"/>
    <w:rsid w:val="0024250D"/>
    <w:rsid w:val="00242567"/>
    <w:rsid w:val="00242D58"/>
    <w:rsid w:val="00242F3E"/>
    <w:rsid w:val="0024323C"/>
    <w:rsid w:val="002435BE"/>
    <w:rsid w:val="00243DC1"/>
    <w:rsid w:val="00243E21"/>
    <w:rsid w:val="00243E7A"/>
    <w:rsid w:val="00243F23"/>
    <w:rsid w:val="002446A7"/>
    <w:rsid w:val="00244B4E"/>
    <w:rsid w:val="0024510D"/>
    <w:rsid w:val="002451FA"/>
    <w:rsid w:val="0024539D"/>
    <w:rsid w:val="00245402"/>
    <w:rsid w:val="0024569C"/>
    <w:rsid w:val="00245A40"/>
    <w:rsid w:val="00245D50"/>
    <w:rsid w:val="0024631C"/>
    <w:rsid w:val="00246677"/>
    <w:rsid w:val="00246EF1"/>
    <w:rsid w:val="0024728E"/>
    <w:rsid w:val="002478BF"/>
    <w:rsid w:val="00247C3C"/>
    <w:rsid w:val="00247D61"/>
    <w:rsid w:val="00247DE7"/>
    <w:rsid w:val="00247F6D"/>
    <w:rsid w:val="00250041"/>
    <w:rsid w:val="00250198"/>
    <w:rsid w:val="00250449"/>
    <w:rsid w:val="0025071C"/>
    <w:rsid w:val="00250C4E"/>
    <w:rsid w:val="00250EFA"/>
    <w:rsid w:val="00251362"/>
    <w:rsid w:val="00251F54"/>
    <w:rsid w:val="002520B5"/>
    <w:rsid w:val="00252189"/>
    <w:rsid w:val="00252265"/>
    <w:rsid w:val="00252D84"/>
    <w:rsid w:val="00253303"/>
    <w:rsid w:val="0025343C"/>
    <w:rsid w:val="00253A49"/>
    <w:rsid w:val="00253A5F"/>
    <w:rsid w:val="00253C3C"/>
    <w:rsid w:val="00253DE5"/>
    <w:rsid w:val="00253E9B"/>
    <w:rsid w:val="00254496"/>
    <w:rsid w:val="00254BD4"/>
    <w:rsid w:val="00254DB5"/>
    <w:rsid w:val="00254E26"/>
    <w:rsid w:val="00254E5B"/>
    <w:rsid w:val="00255028"/>
    <w:rsid w:val="002554C1"/>
    <w:rsid w:val="00255615"/>
    <w:rsid w:val="00255835"/>
    <w:rsid w:val="002558BB"/>
    <w:rsid w:val="00255AF3"/>
    <w:rsid w:val="00256011"/>
    <w:rsid w:val="00256441"/>
    <w:rsid w:val="0025646C"/>
    <w:rsid w:val="002566C0"/>
    <w:rsid w:val="00256A4F"/>
    <w:rsid w:val="00256ABF"/>
    <w:rsid w:val="00256CCE"/>
    <w:rsid w:val="002571CE"/>
    <w:rsid w:val="002577DD"/>
    <w:rsid w:val="00257C9F"/>
    <w:rsid w:val="00257D31"/>
    <w:rsid w:val="00257D53"/>
    <w:rsid w:val="00257EBC"/>
    <w:rsid w:val="0026075C"/>
    <w:rsid w:val="0026096A"/>
    <w:rsid w:val="00260BD0"/>
    <w:rsid w:val="00260F12"/>
    <w:rsid w:val="00261969"/>
    <w:rsid w:val="00261C49"/>
    <w:rsid w:val="00261EE2"/>
    <w:rsid w:val="00261FA7"/>
    <w:rsid w:val="002628AE"/>
    <w:rsid w:val="002630FB"/>
    <w:rsid w:val="00263215"/>
    <w:rsid w:val="00263950"/>
    <w:rsid w:val="002640A5"/>
    <w:rsid w:val="002644DB"/>
    <w:rsid w:val="00264566"/>
    <w:rsid w:val="002647B4"/>
    <w:rsid w:val="00265E4A"/>
    <w:rsid w:val="00265F8D"/>
    <w:rsid w:val="002661E0"/>
    <w:rsid w:val="002662BA"/>
    <w:rsid w:val="00266FD4"/>
    <w:rsid w:val="002670B2"/>
    <w:rsid w:val="002673D2"/>
    <w:rsid w:val="00267535"/>
    <w:rsid w:val="0026761C"/>
    <w:rsid w:val="002676F7"/>
    <w:rsid w:val="002700A4"/>
    <w:rsid w:val="002702C0"/>
    <w:rsid w:val="002703F3"/>
    <w:rsid w:val="002706EE"/>
    <w:rsid w:val="002708BB"/>
    <w:rsid w:val="00270B3F"/>
    <w:rsid w:val="0027120D"/>
    <w:rsid w:val="0027195D"/>
    <w:rsid w:val="0027216B"/>
    <w:rsid w:val="002723B1"/>
    <w:rsid w:val="0027267A"/>
    <w:rsid w:val="002728AC"/>
    <w:rsid w:val="00272B55"/>
    <w:rsid w:val="00272D63"/>
    <w:rsid w:val="00273526"/>
    <w:rsid w:val="002742A6"/>
    <w:rsid w:val="00274BC4"/>
    <w:rsid w:val="00274CE3"/>
    <w:rsid w:val="00274FE4"/>
    <w:rsid w:val="00275075"/>
    <w:rsid w:val="00275C52"/>
    <w:rsid w:val="00276854"/>
    <w:rsid w:val="00276979"/>
    <w:rsid w:val="00276A14"/>
    <w:rsid w:val="00276CB9"/>
    <w:rsid w:val="00276D5C"/>
    <w:rsid w:val="00276D61"/>
    <w:rsid w:val="0027720B"/>
    <w:rsid w:val="00277771"/>
    <w:rsid w:val="00277E81"/>
    <w:rsid w:val="00277F8A"/>
    <w:rsid w:val="00280066"/>
    <w:rsid w:val="00280277"/>
    <w:rsid w:val="002804BB"/>
    <w:rsid w:val="00280509"/>
    <w:rsid w:val="00280EAD"/>
    <w:rsid w:val="002817C7"/>
    <w:rsid w:val="00281802"/>
    <w:rsid w:val="00281882"/>
    <w:rsid w:val="00281907"/>
    <w:rsid w:val="0028222F"/>
    <w:rsid w:val="00282305"/>
    <w:rsid w:val="00282BC0"/>
    <w:rsid w:val="00282C85"/>
    <w:rsid w:val="00282CFB"/>
    <w:rsid w:val="00282DCB"/>
    <w:rsid w:val="00283323"/>
    <w:rsid w:val="00283474"/>
    <w:rsid w:val="0028365D"/>
    <w:rsid w:val="00283E8B"/>
    <w:rsid w:val="00284280"/>
    <w:rsid w:val="002844F9"/>
    <w:rsid w:val="002847BB"/>
    <w:rsid w:val="00284FBB"/>
    <w:rsid w:val="002852A1"/>
    <w:rsid w:val="002853CD"/>
    <w:rsid w:val="00285545"/>
    <w:rsid w:val="002857AB"/>
    <w:rsid w:val="0028580E"/>
    <w:rsid w:val="00285C9F"/>
    <w:rsid w:val="00285D6D"/>
    <w:rsid w:val="00286087"/>
    <w:rsid w:val="00286D88"/>
    <w:rsid w:val="00287AD0"/>
    <w:rsid w:val="00287D39"/>
    <w:rsid w:val="00287F01"/>
    <w:rsid w:val="00290854"/>
    <w:rsid w:val="00290E0D"/>
    <w:rsid w:val="002912FD"/>
    <w:rsid w:val="0029141D"/>
    <w:rsid w:val="002915B1"/>
    <w:rsid w:val="002919EA"/>
    <w:rsid w:val="00291AC9"/>
    <w:rsid w:val="00291B87"/>
    <w:rsid w:val="00291BEC"/>
    <w:rsid w:val="00291E9D"/>
    <w:rsid w:val="00292038"/>
    <w:rsid w:val="002923D4"/>
    <w:rsid w:val="00292DDA"/>
    <w:rsid w:val="00293021"/>
    <w:rsid w:val="002932B3"/>
    <w:rsid w:val="00293308"/>
    <w:rsid w:val="0029338A"/>
    <w:rsid w:val="002933C9"/>
    <w:rsid w:val="002934A3"/>
    <w:rsid w:val="00293A25"/>
    <w:rsid w:val="002946E5"/>
    <w:rsid w:val="002948A8"/>
    <w:rsid w:val="00294D6A"/>
    <w:rsid w:val="00294DBA"/>
    <w:rsid w:val="00295127"/>
    <w:rsid w:val="002952F4"/>
    <w:rsid w:val="002954DD"/>
    <w:rsid w:val="002955F9"/>
    <w:rsid w:val="0029586A"/>
    <w:rsid w:val="00295DEE"/>
    <w:rsid w:val="00296096"/>
    <w:rsid w:val="00296214"/>
    <w:rsid w:val="002964F9"/>
    <w:rsid w:val="00296619"/>
    <w:rsid w:val="0029666D"/>
    <w:rsid w:val="00296BCA"/>
    <w:rsid w:val="00296D1C"/>
    <w:rsid w:val="00296D5C"/>
    <w:rsid w:val="00296DCE"/>
    <w:rsid w:val="002970A3"/>
    <w:rsid w:val="00297508"/>
    <w:rsid w:val="00297758"/>
    <w:rsid w:val="0029779E"/>
    <w:rsid w:val="002A12D3"/>
    <w:rsid w:val="002A13B6"/>
    <w:rsid w:val="002A1722"/>
    <w:rsid w:val="002A186F"/>
    <w:rsid w:val="002A1BF4"/>
    <w:rsid w:val="002A1E2E"/>
    <w:rsid w:val="002A21A4"/>
    <w:rsid w:val="002A2246"/>
    <w:rsid w:val="002A2333"/>
    <w:rsid w:val="002A2676"/>
    <w:rsid w:val="002A27A9"/>
    <w:rsid w:val="002A2BBF"/>
    <w:rsid w:val="002A2C02"/>
    <w:rsid w:val="002A37CC"/>
    <w:rsid w:val="002A3917"/>
    <w:rsid w:val="002A3FD1"/>
    <w:rsid w:val="002A402C"/>
    <w:rsid w:val="002A4317"/>
    <w:rsid w:val="002A443D"/>
    <w:rsid w:val="002A4891"/>
    <w:rsid w:val="002A48BB"/>
    <w:rsid w:val="002A4EB6"/>
    <w:rsid w:val="002A5299"/>
    <w:rsid w:val="002A54A4"/>
    <w:rsid w:val="002A55E8"/>
    <w:rsid w:val="002A6067"/>
    <w:rsid w:val="002A64CB"/>
    <w:rsid w:val="002A65F0"/>
    <w:rsid w:val="002A6A72"/>
    <w:rsid w:val="002A6CD9"/>
    <w:rsid w:val="002A7196"/>
    <w:rsid w:val="002A7356"/>
    <w:rsid w:val="002A74DB"/>
    <w:rsid w:val="002A7DD4"/>
    <w:rsid w:val="002B031A"/>
    <w:rsid w:val="002B0432"/>
    <w:rsid w:val="002B0495"/>
    <w:rsid w:val="002B0888"/>
    <w:rsid w:val="002B0B53"/>
    <w:rsid w:val="002B12AC"/>
    <w:rsid w:val="002B14CC"/>
    <w:rsid w:val="002B17E7"/>
    <w:rsid w:val="002B2451"/>
    <w:rsid w:val="002B2630"/>
    <w:rsid w:val="002B2716"/>
    <w:rsid w:val="002B281D"/>
    <w:rsid w:val="002B2902"/>
    <w:rsid w:val="002B294E"/>
    <w:rsid w:val="002B2A85"/>
    <w:rsid w:val="002B2AAB"/>
    <w:rsid w:val="002B3132"/>
    <w:rsid w:val="002B3262"/>
    <w:rsid w:val="002B3A48"/>
    <w:rsid w:val="002B4596"/>
    <w:rsid w:val="002B463D"/>
    <w:rsid w:val="002B46C8"/>
    <w:rsid w:val="002B4ACD"/>
    <w:rsid w:val="002B52A1"/>
    <w:rsid w:val="002B55A3"/>
    <w:rsid w:val="002B57C2"/>
    <w:rsid w:val="002B5B66"/>
    <w:rsid w:val="002B5F52"/>
    <w:rsid w:val="002B6164"/>
    <w:rsid w:val="002B674A"/>
    <w:rsid w:val="002B67EA"/>
    <w:rsid w:val="002B6839"/>
    <w:rsid w:val="002B6FB7"/>
    <w:rsid w:val="002B7248"/>
    <w:rsid w:val="002B794E"/>
    <w:rsid w:val="002B7DA7"/>
    <w:rsid w:val="002C00F8"/>
    <w:rsid w:val="002C0349"/>
    <w:rsid w:val="002C06CF"/>
    <w:rsid w:val="002C0B8A"/>
    <w:rsid w:val="002C1256"/>
    <w:rsid w:val="002C1457"/>
    <w:rsid w:val="002C1589"/>
    <w:rsid w:val="002C158C"/>
    <w:rsid w:val="002C1968"/>
    <w:rsid w:val="002C1ED2"/>
    <w:rsid w:val="002C2090"/>
    <w:rsid w:val="002C225C"/>
    <w:rsid w:val="002C242A"/>
    <w:rsid w:val="002C2A6C"/>
    <w:rsid w:val="002C2E1F"/>
    <w:rsid w:val="002C3471"/>
    <w:rsid w:val="002C3501"/>
    <w:rsid w:val="002C39ED"/>
    <w:rsid w:val="002C3A45"/>
    <w:rsid w:val="002C3E5F"/>
    <w:rsid w:val="002C425E"/>
    <w:rsid w:val="002C43E3"/>
    <w:rsid w:val="002C47AD"/>
    <w:rsid w:val="002C49DA"/>
    <w:rsid w:val="002C4AB7"/>
    <w:rsid w:val="002C4CC4"/>
    <w:rsid w:val="002C4EED"/>
    <w:rsid w:val="002C4F2A"/>
    <w:rsid w:val="002C58BE"/>
    <w:rsid w:val="002C58FE"/>
    <w:rsid w:val="002C5A22"/>
    <w:rsid w:val="002C5D03"/>
    <w:rsid w:val="002C5D70"/>
    <w:rsid w:val="002C6259"/>
    <w:rsid w:val="002C67B3"/>
    <w:rsid w:val="002C68C1"/>
    <w:rsid w:val="002C6B33"/>
    <w:rsid w:val="002C7CC2"/>
    <w:rsid w:val="002D04E5"/>
    <w:rsid w:val="002D0571"/>
    <w:rsid w:val="002D057E"/>
    <w:rsid w:val="002D0BDD"/>
    <w:rsid w:val="002D0D95"/>
    <w:rsid w:val="002D0DF4"/>
    <w:rsid w:val="002D165B"/>
    <w:rsid w:val="002D16E2"/>
    <w:rsid w:val="002D17C4"/>
    <w:rsid w:val="002D1EF2"/>
    <w:rsid w:val="002D21C4"/>
    <w:rsid w:val="002D2552"/>
    <w:rsid w:val="002D26E3"/>
    <w:rsid w:val="002D2756"/>
    <w:rsid w:val="002D291B"/>
    <w:rsid w:val="002D2C40"/>
    <w:rsid w:val="002D2CDF"/>
    <w:rsid w:val="002D32E6"/>
    <w:rsid w:val="002D3452"/>
    <w:rsid w:val="002D353F"/>
    <w:rsid w:val="002D3776"/>
    <w:rsid w:val="002D39FB"/>
    <w:rsid w:val="002D3C94"/>
    <w:rsid w:val="002D3EA2"/>
    <w:rsid w:val="002D4278"/>
    <w:rsid w:val="002D42CC"/>
    <w:rsid w:val="002D442D"/>
    <w:rsid w:val="002D442F"/>
    <w:rsid w:val="002D4538"/>
    <w:rsid w:val="002D48DF"/>
    <w:rsid w:val="002D4BCE"/>
    <w:rsid w:val="002D4F23"/>
    <w:rsid w:val="002D536F"/>
    <w:rsid w:val="002D5698"/>
    <w:rsid w:val="002D6302"/>
    <w:rsid w:val="002D63D4"/>
    <w:rsid w:val="002D6478"/>
    <w:rsid w:val="002D663E"/>
    <w:rsid w:val="002D6700"/>
    <w:rsid w:val="002D6A30"/>
    <w:rsid w:val="002D6B16"/>
    <w:rsid w:val="002D6D37"/>
    <w:rsid w:val="002D72E5"/>
    <w:rsid w:val="002D72FF"/>
    <w:rsid w:val="002D78BB"/>
    <w:rsid w:val="002D796C"/>
    <w:rsid w:val="002D7C1E"/>
    <w:rsid w:val="002D7CEA"/>
    <w:rsid w:val="002D7E1D"/>
    <w:rsid w:val="002E01AB"/>
    <w:rsid w:val="002E06D3"/>
    <w:rsid w:val="002E09FB"/>
    <w:rsid w:val="002E0C62"/>
    <w:rsid w:val="002E0F8D"/>
    <w:rsid w:val="002E101D"/>
    <w:rsid w:val="002E175A"/>
    <w:rsid w:val="002E1B3C"/>
    <w:rsid w:val="002E2796"/>
    <w:rsid w:val="002E28C3"/>
    <w:rsid w:val="002E2D0E"/>
    <w:rsid w:val="002E3043"/>
    <w:rsid w:val="002E3109"/>
    <w:rsid w:val="002E3211"/>
    <w:rsid w:val="002E3827"/>
    <w:rsid w:val="002E3A88"/>
    <w:rsid w:val="002E3F04"/>
    <w:rsid w:val="002E3F3F"/>
    <w:rsid w:val="002E4357"/>
    <w:rsid w:val="002E4479"/>
    <w:rsid w:val="002E4908"/>
    <w:rsid w:val="002E4E6E"/>
    <w:rsid w:val="002E5081"/>
    <w:rsid w:val="002E531B"/>
    <w:rsid w:val="002E58B3"/>
    <w:rsid w:val="002E5FF9"/>
    <w:rsid w:val="002E67AE"/>
    <w:rsid w:val="002E67B0"/>
    <w:rsid w:val="002E7169"/>
    <w:rsid w:val="002E731C"/>
    <w:rsid w:val="002E7661"/>
    <w:rsid w:val="002E7910"/>
    <w:rsid w:val="002E7C2B"/>
    <w:rsid w:val="002E7F1B"/>
    <w:rsid w:val="002E7F8A"/>
    <w:rsid w:val="002F0034"/>
    <w:rsid w:val="002F014D"/>
    <w:rsid w:val="002F03CA"/>
    <w:rsid w:val="002F0595"/>
    <w:rsid w:val="002F06E0"/>
    <w:rsid w:val="002F08EB"/>
    <w:rsid w:val="002F0D6C"/>
    <w:rsid w:val="002F1376"/>
    <w:rsid w:val="002F1796"/>
    <w:rsid w:val="002F18BF"/>
    <w:rsid w:val="002F1D63"/>
    <w:rsid w:val="002F26D3"/>
    <w:rsid w:val="002F2803"/>
    <w:rsid w:val="002F3303"/>
    <w:rsid w:val="002F4133"/>
    <w:rsid w:val="002F416B"/>
    <w:rsid w:val="002F4A6E"/>
    <w:rsid w:val="002F4AFB"/>
    <w:rsid w:val="002F4C73"/>
    <w:rsid w:val="002F4D3D"/>
    <w:rsid w:val="002F5498"/>
    <w:rsid w:val="002F55B3"/>
    <w:rsid w:val="002F5748"/>
    <w:rsid w:val="002F5772"/>
    <w:rsid w:val="002F59A3"/>
    <w:rsid w:val="002F5ADD"/>
    <w:rsid w:val="002F64B6"/>
    <w:rsid w:val="002F665F"/>
    <w:rsid w:val="002F66D9"/>
    <w:rsid w:val="002F67E5"/>
    <w:rsid w:val="002F6A0F"/>
    <w:rsid w:val="002F7251"/>
    <w:rsid w:val="002F732A"/>
    <w:rsid w:val="002F74DB"/>
    <w:rsid w:val="002F7650"/>
    <w:rsid w:val="002F7656"/>
    <w:rsid w:val="002F78DD"/>
    <w:rsid w:val="002F7D02"/>
    <w:rsid w:val="003002F6"/>
    <w:rsid w:val="003002F7"/>
    <w:rsid w:val="0030051A"/>
    <w:rsid w:val="00300751"/>
    <w:rsid w:val="00300CE1"/>
    <w:rsid w:val="00300E32"/>
    <w:rsid w:val="00301122"/>
    <w:rsid w:val="0030182D"/>
    <w:rsid w:val="00301841"/>
    <w:rsid w:val="003019BE"/>
    <w:rsid w:val="00301ED6"/>
    <w:rsid w:val="00302AAB"/>
    <w:rsid w:val="00302CD4"/>
    <w:rsid w:val="00302DD1"/>
    <w:rsid w:val="0030320E"/>
    <w:rsid w:val="003033BA"/>
    <w:rsid w:val="003035D2"/>
    <w:rsid w:val="00303845"/>
    <w:rsid w:val="0030386C"/>
    <w:rsid w:val="00303A91"/>
    <w:rsid w:val="00303C78"/>
    <w:rsid w:val="003042DB"/>
    <w:rsid w:val="003043AC"/>
    <w:rsid w:val="00304972"/>
    <w:rsid w:val="00304F2B"/>
    <w:rsid w:val="00305363"/>
    <w:rsid w:val="0030583B"/>
    <w:rsid w:val="00305848"/>
    <w:rsid w:val="00305DE7"/>
    <w:rsid w:val="00305E3E"/>
    <w:rsid w:val="00306192"/>
    <w:rsid w:val="003064C5"/>
    <w:rsid w:val="00306562"/>
    <w:rsid w:val="003066BF"/>
    <w:rsid w:val="003069A9"/>
    <w:rsid w:val="00306AB1"/>
    <w:rsid w:val="00306C56"/>
    <w:rsid w:val="00306D8E"/>
    <w:rsid w:val="00307071"/>
    <w:rsid w:val="00307700"/>
    <w:rsid w:val="003100BC"/>
    <w:rsid w:val="003103B0"/>
    <w:rsid w:val="0031065C"/>
    <w:rsid w:val="0031076B"/>
    <w:rsid w:val="00310B1E"/>
    <w:rsid w:val="003118B8"/>
    <w:rsid w:val="00311B52"/>
    <w:rsid w:val="00311CE7"/>
    <w:rsid w:val="003122F3"/>
    <w:rsid w:val="00312CD2"/>
    <w:rsid w:val="00312F35"/>
    <w:rsid w:val="00312F7E"/>
    <w:rsid w:val="00313B78"/>
    <w:rsid w:val="0031415F"/>
    <w:rsid w:val="00314393"/>
    <w:rsid w:val="00314477"/>
    <w:rsid w:val="003145C4"/>
    <w:rsid w:val="00314AC8"/>
    <w:rsid w:val="00314F4D"/>
    <w:rsid w:val="00315653"/>
    <w:rsid w:val="003158DC"/>
    <w:rsid w:val="00315A1F"/>
    <w:rsid w:val="00315BEE"/>
    <w:rsid w:val="00315D54"/>
    <w:rsid w:val="00316056"/>
    <w:rsid w:val="00316216"/>
    <w:rsid w:val="0031634C"/>
    <w:rsid w:val="0031670C"/>
    <w:rsid w:val="00316840"/>
    <w:rsid w:val="003169B8"/>
    <w:rsid w:val="00316B15"/>
    <w:rsid w:val="00316B42"/>
    <w:rsid w:val="00316C88"/>
    <w:rsid w:val="00316CDE"/>
    <w:rsid w:val="00316D49"/>
    <w:rsid w:val="003173BC"/>
    <w:rsid w:val="00317666"/>
    <w:rsid w:val="00317FFE"/>
    <w:rsid w:val="0032004B"/>
    <w:rsid w:val="003200FE"/>
    <w:rsid w:val="00320140"/>
    <w:rsid w:val="00320405"/>
    <w:rsid w:val="00320609"/>
    <w:rsid w:val="00320797"/>
    <w:rsid w:val="00320C5D"/>
    <w:rsid w:val="00320EBB"/>
    <w:rsid w:val="00320FAC"/>
    <w:rsid w:val="00321097"/>
    <w:rsid w:val="0032135A"/>
    <w:rsid w:val="003214E6"/>
    <w:rsid w:val="0032183E"/>
    <w:rsid w:val="00321C09"/>
    <w:rsid w:val="00321D02"/>
    <w:rsid w:val="00322B1C"/>
    <w:rsid w:val="003235A0"/>
    <w:rsid w:val="00323B00"/>
    <w:rsid w:val="00324379"/>
    <w:rsid w:val="003247DC"/>
    <w:rsid w:val="003248AE"/>
    <w:rsid w:val="00324955"/>
    <w:rsid w:val="00324A5F"/>
    <w:rsid w:val="00325271"/>
    <w:rsid w:val="003253DC"/>
    <w:rsid w:val="00325D15"/>
    <w:rsid w:val="00325E6B"/>
    <w:rsid w:val="00325F44"/>
    <w:rsid w:val="00325F4F"/>
    <w:rsid w:val="00325F83"/>
    <w:rsid w:val="0032620D"/>
    <w:rsid w:val="00326230"/>
    <w:rsid w:val="00326D68"/>
    <w:rsid w:val="00327613"/>
    <w:rsid w:val="00327841"/>
    <w:rsid w:val="00327FBB"/>
    <w:rsid w:val="0033018D"/>
    <w:rsid w:val="003305E7"/>
    <w:rsid w:val="00331091"/>
    <w:rsid w:val="0033129D"/>
    <w:rsid w:val="0033171A"/>
    <w:rsid w:val="003319A0"/>
    <w:rsid w:val="003319FC"/>
    <w:rsid w:val="003320AE"/>
    <w:rsid w:val="00332751"/>
    <w:rsid w:val="00333381"/>
    <w:rsid w:val="0033353F"/>
    <w:rsid w:val="003336DE"/>
    <w:rsid w:val="00333AB8"/>
    <w:rsid w:val="00334251"/>
    <w:rsid w:val="003343FA"/>
    <w:rsid w:val="003344EA"/>
    <w:rsid w:val="00334756"/>
    <w:rsid w:val="00334CC6"/>
    <w:rsid w:val="0033504F"/>
    <w:rsid w:val="003352F1"/>
    <w:rsid w:val="003358C5"/>
    <w:rsid w:val="00336229"/>
    <w:rsid w:val="00336417"/>
    <w:rsid w:val="003364C1"/>
    <w:rsid w:val="00336609"/>
    <w:rsid w:val="003373C5"/>
    <w:rsid w:val="003374BA"/>
    <w:rsid w:val="0033775B"/>
    <w:rsid w:val="00337771"/>
    <w:rsid w:val="00340053"/>
    <w:rsid w:val="00340642"/>
    <w:rsid w:val="003406AB"/>
    <w:rsid w:val="0034078E"/>
    <w:rsid w:val="0034082B"/>
    <w:rsid w:val="00341316"/>
    <w:rsid w:val="00341462"/>
    <w:rsid w:val="00341546"/>
    <w:rsid w:val="00341644"/>
    <w:rsid w:val="00341A72"/>
    <w:rsid w:val="00341C88"/>
    <w:rsid w:val="003423DD"/>
    <w:rsid w:val="00342A1E"/>
    <w:rsid w:val="00342F8B"/>
    <w:rsid w:val="00343D5B"/>
    <w:rsid w:val="00343DDA"/>
    <w:rsid w:val="00343F0A"/>
    <w:rsid w:val="00344144"/>
    <w:rsid w:val="0034455D"/>
    <w:rsid w:val="003446E2"/>
    <w:rsid w:val="0034551D"/>
    <w:rsid w:val="003458C8"/>
    <w:rsid w:val="00345959"/>
    <w:rsid w:val="00345C36"/>
    <w:rsid w:val="003462BD"/>
    <w:rsid w:val="0034667F"/>
    <w:rsid w:val="00347588"/>
    <w:rsid w:val="003475C5"/>
    <w:rsid w:val="00347642"/>
    <w:rsid w:val="00347685"/>
    <w:rsid w:val="003476E7"/>
    <w:rsid w:val="00347B3F"/>
    <w:rsid w:val="00347BDB"/>
    <w:rsid w:val="00347FF7"/>
    <w:rsid w:val="003503E4"/>
    <w:rsid w:val="003506A6"/>
    <w:rsid w:val="00350976"/>
    <w:rsid w:val="0035110A"/>
    <w:rsid w:val="003516A7"/>
    <w:rsid w:val="00351A3D"/>
    <w:rsid w:val="00351CCC"/>
    <w:rsid w:val="00351E6D"/>
    <w:rsid w:val="00352044"/>
    <w:rsid w:val="003520F0"/>
    <w:rsid w:val="00352204"/>
    <w:rsid w:val="003523EB"/>
    <w:rsid w:val="003525B5"/>
    <w:rsid w:val="00352763"/>
    <w:rsid w:val="003527B6"/>
    <w:rsid w:val="0035294D"/>
    <w:rsid w:val="00352B31"/>
    <w:rsid w:val="00352BD8"/>
    <w:rsid w:val="00352DC9"/>
    <w:rsid w:val="00353907"/>
    <w:rsid w:val="003539BF"/>
    <w:rsid w:val="00353B9D"/>
    <w:rsid w:val="00353D46"/>
    <w:rsid w:val="00353E02"/>
    <w:rsid w:val="003541AA"/>
    <w:rsid w:val="003545AF"/>
    <w:rsid w:val="0035462D"/>
    <w:rsid w:val="00354A8F"/>
    <w:rsid w:val="00354B63"/>
    <w:rsid w:val="00354CED"/>
    <w:rsid w:val="00354D5F"/>
    <w:rsid w:val="00355437"/>
    <w:rsid w:val="003557DF"/>
    <w:rsid w:val="00355AF0"/>
    <w:rsid w:val="00355CA7"/>
    <w:rsid w:val="003560D7"/>
    <w:rsid w:val="003561FA"/>
    <w:rsid w:val="00356496"/>
    <w:rsid w:val="003566F1"/>
    <w:rsid w:val="00356796"/>
    <w:rsid w:val="00356984"/>
    <w:rsid w:val="0035737C"/>
    <w:rsid w:val="003574B9"/>
    <w:rsid w:val="003577DD"/>
    <w:rsid w:val="00360092"/>
    <w:rsid w:val="0036013B"/>
    <w:rsid w:val="0036075A"/>
    <w:rsid w:val="0036091B"/>
    <w:rsid w:val="00360AF3"/>
    <w:rsid w:val="00360F41"/>
    <w:rsid w:val="00361230"/>
    <w:rsid w:val="003613F9"/>
    <w:rsid w:val="00361528"/>
    <w:rsid w:val="00361937"/>
    <w:rsid w:val="00361CED"/>
    <w:rsid w:val="0036221D"/>
    <w:rsid w:val="003622B0"/>
    <w:rsid w:val="0036247E"/>
    <w:rsid w:val="00362562"/>
    <w:rsid w:val="00362984"/>
    <w:rsid w:val="00362B63"/>
    <w:rsid w:val="00362B99"/>
    <w:rsid w:val="00362F68"/>
    <w:rsid w:val="003633E8"/>
    <w:rsid w:val="0036348D"/>
    <w:rsid w:val="0036351C"/>
    <w:rsid w:val="00364617"/>
    <w:rsid w:val="00364718"/>
    <w:rsid w:val="003647F8"/>
    <w:rsid w:val="00364A81"/>
    <w:rsid w:val="00364ABF"/>
    <w:rsid w:val="00364B27"/>
    <w:rsid w:val="00365198"/>
    <w:rsid w:val="00365213"/>
    <w:rsid w:val="00365379"/>
    <w:rsid w:val="00365E5F"/>
    <w:rsid w:val="00365EFF"/>
    <w:rsid w:val="00365F66"/>
    <w:rsid w:val="00366005"/>
    <w:rsid w:val="00366B68"/>
    <w:rsid w:val="00367043"/>
    <w:rsid w:val="003670C7"/>
    <w:rsid w:val="003672FC"/>
    <w:rsid w:val="0036768E"/>
    <w:rsid w:val="003676EE"/>
    <w:rsid w:val="00367762"/>
    <w:rsid w:val="00367F8E"/>
    <w:rsid w:val="00370297"/>
    <w:rsid w:val="0037031F"/>
    <w:rsid w:val="00370796"/>
    <w:rsid w:val="00370ABE"/>
    <w:rsid w:val="00370B6A"/>
    <w:rsid w:val="00370E36"/>
    <w:rsid w:val="00371239"/>
    <w:rsid w:val="00371297"/>
    <w:rsid w:val="0037140E"/>
    <w:rsid w:val="003716E2"/>
    <w:rsid w:val="00371766"/>
    <w:rsid w:val="00371833"/>
    <w:rsid w:val="00371B8F"/>
    <w:rsid w:val="003722C0"/>
    <w:rsid w:val="003722E1"/>
    <w:rsid w:val="0037242B"/>
    <w:rsid w:val="00372532"/>
    <w:rsid w:val="00372952"/>
    <w:rsid w:val="00373540"/>
    <w:rsid w:val="003737B3"/>
    <w:rsid w:val="003737C6"/>
    <w:rsid w:val="003737CF"/>
    <w:rsid w:val="003738E7"/>
    <w:rsid w:val="0037432C"/>
    <w:rsid w:val="0037487E"/>
    <w:rsid w:val="0037488C"/>
    <w:rsid w:val="00374D1C"/>
    <w:rsid w:val="003757A6"/>
    <w:rsid w:val="00375BB8"/>
    <w:rsid w:val="00375C7F"/>
    <w:rsid w:val="00376042"/>
    <w:rsid w:val="00376254"/>
    <w:rsid w:val="0037674B"/>
    <w:rsid w:val="00376793"/>
    <w:rsid w:val="00377CC2"/>
    <w:rsid w:val="00377D55"/>
    <w:rsid w:val="003805A8"/>
    <w:rsid w:val="003805D5"/>
    <w:rsid w:val="00380B78"/>
    <w:rsid w:val="00380FE0"/>
    <w:rsid w:val="003812BE"/>
    <w:rsid w:val="00381633"/>
    <w:rsid w:val="00381725"/>
    <w:rsid w:val="0038205D"/>
    <w:rsid w:val="0038235A"/>
    <w:rsid w:val="003829A0"/>
    <w:rsid w:val="003829A3"/>
    <w:rsid w:val="003829EC"/>
    <w:rsid w:val="00382BF0"/>
    <w:rsid w:val="00382C75"/>
    <w:rsid w:val="00383237"/>
    <w:rsid w:val="003832CB"/>
    <w:rsid w:val="00383E72"/>
    <w:rsid w:val="0038429E"/>
    <w:rsid w:val="003843C6"/>
    <w:rsid w:val="003845AB"/>
    <w:rsid w:val="00385056"/>
    <w:rsid w:val="00385125"/>
    <w:rsid w:val="0038532E"/>
    <w:rsid w:val="003858BB"/>
    <w:rsid w:val="00385958"/>
    <w:rsid w:val="00385A0E"/>
    <w:rsid w:val="00385BA6"/>
    <w:rsid w:val="00385BDE"/>
    <w:rsid w:val="00385E1A"/>
    <w:rsid w:val="00385EBC"/>
    <w:rsid w:val="0038673D"/>
    <w:rsid w:val="00386991"/>
    <w:rsid w:val="00386D2A"/>
    <w:rsid w:val="0038720D"/>
    <w:rsid w:val="00387B98"/>
    <w:rsid w:val="00387EAB"/>
    <w:rsid w:val="00390066"/>
    <w:rsid w:val="00390501"/>
    <w:rsid w:val="0039058B"/>
    <w:rsid w:val="00390748"/>
    <w:rsid w:val="0039084D"/>
    <w:rsid w:val="00390A51"/>
    <w:rsid w:val="00391004"/>
    <w:rsid w:val="00391176"/>
    <w:rsid w:val="003915B3"/>
    <w:rsid w:val="00391A54"/>
    <w:rsid w:val="0039205D"/>
    <w:rsid w:val="003920C5"/>
    <w:rsid w:val="0039225E"/>
    <w:rsid w:val="003926E1"/>
    <w:rsid w:val="0039278A"/>
    <w:rsid w:val="00392A01"/>
    <w:rsid w:val="00392A60"/>
    <w:rsid w:val="00392E1D"/>
    <w:rsid w:val="00393BE3"/>
    <w:rsid w:val="00393D1B"/>
    <w:rsid w:val="00393F0E"/>
    <w:rsid w:val="00393F37"/>
    <w:rsid w:val="00394BE2"/>
    <w:rsid w:val="00394C66"/>
    <w:rsid w:val="00394CF4"/>
    <w:rsid w:val="003950F6"/>
    <w:rsid w:val="00395A0D"/>
    <w:rsid w:val="00395A76"/>
    <w:rsid w:val="00395E22"/>
    <w:rsid w:val="00395EC7"/>
    <w:rsid w:val="003964DE"/>
    <w:rsid w:val="0039671A"/>
    <w:rsid w:val="00396788"/>
    <w:rsid w:val="00396A24"/>
    <w:rsid w:val="00397541"/>
    <w:rsid w:val="00397998"/>
    <w:rsid w:val="00397AB7"/>
    <w:rsid w:val="00397B2B"/>
    <w:rsid w:val="003A09FF"/>
    <w:rsid w:val="003A0B3F"/>
    <w:rsid w:val="003A13D5"/>
    <w:rsid w:val="003A1B0E"/>
    <w:rsid w:val="003A2F03"/>
    <w:rsid w:val="003A2F39"/>
    <w:rsid w:val="003A3413"/>
    <w:rsid w:val="003A34A3"/>
    <w:rsid w:val="003A34AA"/>
    <w:rsid w:val="003A36A3"/>
    <w:rsid w:val="003A3703"/>
    <w:rsid w:val="003A3D7C"/>
    <w:rsid w:val="003A486B"/>
    <w:rsid w:val="003A4EC1"/>
    <w:rsid w:val="003A536A"/>
    <w:rsid w:val="003A5928"/>
    <w:rsid w:val="003A5C06"/>
    <w:rsid w:val="003A5C80"/>
    <w:rsid w:val="003A6439"/>
    <w:rsid w:val="003A64B1"/>
    <w:rsid w:val="003A76E2"/>
    <w:rsid w:val="003A7BCE"/>
    <w:rsid w:val="003A7C91"/>
    <w:rsid w:val="003A7F83"/>
    <w:rsid w:val="003A7FDB"/>
    <w:rsid w:val="003B05A0"/>
    <w:rsid w:val="003B0622"/>
    <w:rsid w:val="003B0806"/>
    <w:rsid w:val="003B0D40"/>
    <w:rsid w:val="003B1094"/>
    <w:rsid w:val="003B1383"/>
    <w:rsid w:val="003B1A26"/>
    <w:rsid w:val="003B1BDE"/>
    <w:rsid w:val="003B1CB4"/>
    <w:rsid w:val="003B1D7B"/>
    <w:rsid w:val="003B1F41"/>
    <w:rsid w:val="003B241B"/>
    <w:rsid w:val="003B286C"/>
    <w:rsid w:val="003B2A42"/>
    <w:rsid w:val="003B2BD9"/>
    <w:rsid w:val="003B332B"/>
    <w:rsid w:val="003B3869"/>
    <w:rsid w:val="003B3D2A"/>
    <w:rsid w:val="003B444F"/>
    <w:rsid w:val="003B44D0"/>
    <w:rsid w:val="003B56D8"/>
    <w:rsid w:val="003B5919"/>
    <w:rsid w:val="003B5966"/>
    <w:rsid w:val="003B5B25"/>
    <w:rsid w:val="003B6091"/>
    <w:rsid w:val="003B64CC"/>
    <w:rsid w:val="003B6938"/>
    <w:rsid w:val="003B69C4"/>
    <w:rsid w:val="003B6CEC"/>
    <w:rsid w:val="003B7AD3"/>
    <w:rsid w:val="003B7E80"/>
    <w:rsid w:val="003B7F75"/>
    <w:rsid w:val="003C033F"/>
    <w:rsid w:val="003C0596"/>
    <w:rsid w:val="003C06D8"/>
    <w:rsid w:val="003C0997"/>
    <w:rsid w:val="003C0C6E"/>
    <w:rsid w:val="003C0D42"/>
    <w:rsid w:val="003C0FB4"/>
    <w:rsid w:val="003C1028"/>
    <w:rsid w:val="003C10A6"/>
    <w:rsid w:val="003C15D8"/>
    <w:rsid w:val="003C1D40"/>
    <w:rsid w:val="003C2486"/>
    <w:rsid w:val="003C28BF"/>
    <w:rsid w:val="003C2B6A"/>
    <w:rsid w:val="003C30FA"/>
    <w:rsid w:val="003C3AC4"/>
    <w:rsid w:val="003C4025"/>
    <w:rsid w:val="003C4125"/>
    <w:rsid w:val="003C44B7"/>
    <w:rsid w:val="003C488C"/>
    <w:rsid w:val="003C4D06"/>
    <w:rsid w:val="003C4D35"/>
    <w:rsid w:val="003C5225"/>
    <w:rsid w:val="003C59EE"/>
    <w:rsid w:val="003C5A81"/>
    <w:rsid w:val="003C5C1C"/>
    <w:rsid w:val="003C5CA2"/>
    <w:rsid w:val="003C6399"/>
    <w:rsid w:val="003C6A71"/>
    <w:rsid w:val="003C6FC0"/>
    <w:rsid w:val="003C7049"/>
    <w:rsid w:val="003C7BE0"/>
    <w:rsid w:val="003C7E10"/>
    <w:rsid w:val="003D0451"/>
    <w:rsid w:val="003D0819"/>
    <w:rsid w:val="003D08E9"/>
    <w:rsid w:val="003D0D99"/>
    <w:rsid w:val="003D1DF8"/>
    <w:rsid w:val="003D1EF2"/>
    <w:rsid w:val="003D2935"/>
    <w:rsid w:val="003D29A2"/>
    <w:rsid w:val="003D2BE5"/>
    <w:rsid w:val="003D2FA8"/>
    <w:rsid w:val="003D350A"/>
    <w:rsid w:val="003D404B"/>
    <w:rsid w:val="003D42A4"/>
    <w:rsid w:val="003D42B9"/>
    <w:rsid w:val="003D4638"/>
    <w:rsid w:val="003D46CC"/>
    <w:rsid w:val="003D46DD"/>
    <w:rsid w:val="003D4744"/>
    <w:rsid w:val="003D4843"/>
    <w:rsid w:val="003D4E36"/>
    <w:rsid w:val="003D507F"/>
    <w:rsid w:val="003D5264"/>
    <w:rsid w:val="003D5FE5"/>
    <w:rsid w:val="003D662D"/>
    <w:rsid w:val="003D665A"/>
    <w:rsid w:val="003D6887"/>
    <w:rsid w:val="003D6DD1"/>
    <w:rsid w:val="003D709D"/>
    <w:rsid w:val="003D733A"/>
    <w:rsid w:val="003D7B0C"/>
    <w:rsid w:val="003D7F20"/>
    <w:rsid w:val="003E0105"/>
    <w:rsid w:val="003E0345"/>
    <w:rsid w:val="003E0380"/>
    <w:rsid w:val="003E040E"/>
    <w:rsid w:val="003E04F4"/>
    <w:rsid w:val="003E0809"/>
    <w:rsid w:val="003E08C0"/>
    <w:rsid w:val="003E0EA4"/>
    <w:rsid w:val="003E0F80"/>
    <w:rsid w:val="003E172B"/>
    <w:rsid w:val="003E19EC"/>
    <w:rsid w:val="003E19F6"/>
    <w:rsid w:val="003E3076"/>
    <w:rsid w:val="003E31D2"/>
    <w:rsid w:val="003E3280"/>
    <w:rsid w:val="003E34AB"/>
    <w:rsid w:val="003E3816"/>
    <w:rsid w:val="003E3A81"/>
    <w:rsid w:val="003E3CA9"/>
    <w:rsid w:val="003E3DF2"/>
    <w:rsid w:val="003E407F"/>
    <w:rsid w:val="003E42E2"/>
    <w:rsid w:val="003E4374"/>
    <w:rsid w:val="003E4E39"/>
    <w:rsid w:val="003E5154"/>
    <w:rsid w:val="003E550E"/>
    <w:rsid w:val="003E57ED"/>
    <w:rsid w:val="003E5B2C"/>
    <w:rsid w:val="003E5DF1"/>
    <w:rsid w:val="003E6BC3"/>
    <w:rsid w:val="003E6EB0"/>
    <w:rsid w:val="003E7805"/>
    <w:rsid w:val="003E78C8"/>
    <w:rsid w:val="003E7CDE"/>
    <w:rsid w:val="003E7E72"/>
    <w:rsid w:val="003F0114"/>
    <w:rsid w:val="003F03B1"/>
    <w:rsid w:val="003F0523"/>
    <w:rsid w:val="003F0790"/>
    <w:rsid w:val="003F0A22"/>
    <w:rsid w:val="003F0AA1"/>
    <w:rsid w:val="003F11FE"/>
    <w:rsid w:val="003F1614"/>
    <w:rsid w:val="003F1D89"/>
    <w:rsid w:val="003F1D90"/>
    <w:rsid w:val="003F1E28"/>
    <w:rsid w:val="003F1F88"/>
    <w:rsid w:val="003F282E"/>
    <w:rsid w:val="003F31D9"/>
    <w:rsid w:val="003F3533"/>
    <w:rsid w:val="003F3C0A"/>
    <w:rsid w:val="003F3C62"/>
    <w:rsid w:val="003F3FB4"/>
    <w:rsid w:val="003F48C2"/>
    <w:rsid w:val="003F4981"/>
    <w:rsid w:val="003F4D9C"/>
    <w:rsid w:val="003F4E38"/>
    <w:rsid w:val="003F557D"/>
    <w:rsid w:val="003F569F"/>
    <w:rsid w:val="003F5D60"/>
    <w:rsid w:val="003F606F"/>
    <w:rsid w:val="003F60AE"/>
    <w:rsid w:val="003F6111"/>
    <w:rsid w:val="003F6122"/>
    <w:rsid w:val="003F6261"/>
    <w:rsid w:val="003F62BC"/>
    <w:rsid w:val="003F6323"/>
    <w:rsid w:val="003F6772"/>
    <w:rsid w:val="003F734A"/>
    <w:rsid w:val="003F737C"/>
    <w:rsid w:val="003F7D97"/>
    <w:rsid w:val="003F7EBD"/>
    <w:rsid w:val="00400199"/>
    <w:rsid w:val="004001BB"/>
    <w:rsid w:val="00400389"/>
    <w:rsid w:val="004006CD"/>
    <w:rsid w:val="00400908"/>
    <w:rsid w:val="004009C7"/>
    <w:rsid w:val="00400F18"/>
    <w:rsid w:val="004016D3"/>
    <w:rsid w:val="00401862"/>
    <w:rsid w:val="00401BCA"/>
    <w:rsid w:val="00401C97"/>
    <w:rsid w:val="0040212C"/>
    <w:rsid w:val="004027ED"/>
    <w:rsid w:val="00402C37"/>
    <w:rsid w:val="00403875"/>
    <w:rsid w:val="00404538"/>
    <w:rsid w:val="00404604"/>
    <w:rsid w:val="00404750"/>
    <w:rsid w:val="004047AB"/>
    <w:rsid w:val="00404972"/>
    <w:rsid w:val="00404D6A"/>
    <w:rsid w:val="004052D1"/>
    <w:rsid w:val="0040571F"/>
    <w:rsid w:val="00405B10"/>
    <w:rsid w:val="00405ECF"/>
    <w:rsid w:val="00405F58"/>
    <w:rsid w:val="00405FAD"/>
    <w:rsid w:val="00406500"/>
    <w:rsid w:val="00406A00"/>
    <w:rsid w:val="00406A0E"/>
    <w:rsid w:val="00407845"/>
    <w:rsid w:val="00407FF0"/>
    <w:rsid w:val="00410558"/>
    <w:rsid w:val="004105EE"/>
    <w:rsid w:val="004107E0"/>
    <w:rsid w:val="004108F6"/>
    <w:rsid w:val="00410B51"/>
    <w:rsid w:val="00410BFC"/>
    <w:rsid w:val="00410CCE"/>
    <w:rsid w:val="00410CD4"/>
    <w:rsid w:val="00410ECB"/>
    <w:rsid w:val="00410F7F"/>
    <w:rsid w:val="0041143C"/>
    <w:rsid w:val="00411643"/>
    <w:rsid w:val="0041186F"/>
    <w:rsid w:val="00411CAB"/>
    <w:rsid w:val="00412A75"/>
    <w:rsid w:val="004131FE"/>
    <w:rsid w:val="004133E8"/>
    <w:rsid w:val="0041360A"/>
    <w:rsid w:val="004139D9"/>
    <w:rsid w:val="00413B10"/>
    <w:rsid w:val="00413D78"/>
    <w:rsid w:val="00414068"/>
    <w:rsid w:val="00414510"/>
    <w:rsid w:val="00414B7B"/>
    <w:rsid w:val="00414BA4"/>
    <w:rsid w:val="0041508F"/>
    <w:rsid w:val="00415354"/>
    <w:rsid w:val="0041570A"/>
    <w:rsid w:val="004158A6"/>
    <w:rsid w:val="00415917"/>
    <w:rsid w:val="00415B31"/>
    <w:rsid w:val="00415BBB"/>
    <w:rsid w:val="00415D0E"/>
    <w:rsid w:val="00415F42"/>
    <w:rsid w:val="004161C5"/>
    <w:rsid w:val="0041663A"/>
    <w:rsid w:val="00416729"/>
    <w:rsid w:val="00416874"/>
    <w:rsid w:val="00416DB6"/>
    <w:rsid w:val="0041723F"/>
    <w:rsid w:val="004173AF"/>
    <w:rsid w:val="00417464"/>
    <w:rsid w:val="004174A1"/>
    <w:rsid w:val="0041778D"/>
    <w:rsid w:val="004177DE"/>
    <w:rsid w:val="00417D5E"/>
    <w:rsid w:val="00417F1D"/>
    <w:rsid w:val="0042001A"/>
    <w:rsid w:val="004202A5"/>
    <w:rsid w:val="004202DA"/>
    <w:rsid w:val="00420541"/>
    <w:rsid w:val="0042076D"/>
    <w:rsid w:val="0042099C"/>
    <w:rsid w:val="00420E33"/>
    <w:rsid w:val="00421097"/>
    <w:rsid w:val="004217B7"/>
    <w:rsid w:val="00421E4D"/>
    <w:rsid w:val="00421FB9"/>
    <w:rsid w:val="00421FBE"/>
    <w:rsid w:val="0042207F"/>
    <w:rsid w:val="00422225"/>
    <w:rsid w:val="00422704"/>
    <w:rsid w:val="00423199"/>
    <w:rsid w:val="0042340F"/>
    <w:rsid w:val="004235FF"/>
    <w:rsid w:val="00423A7B"/>
    <w:rsid w:val="00423AF2"/>
    <w:rsid w:val="00423CD3"/>
    <w:rsid w:val="00424086"/>
    <w:rsid w:val="00424118"/>
    <w:rsid w:val="004242A2"/>
    <w:rsid w:val="00424422"/>
    <w:rsid w:val="00424893"/>
    <w:rsid w:val="004248C2"/>
    <w:rsid w:val="004248D1"/>
    <w:rsid w:val="00424BAE"/>
    <w:rsid w:val="00424CC8"/>
    <w:rsid w:val="004250FB"/>
    <w:rsid w:val="0042514D"/>
    <w:rsid w:val="00425173"/>
    <w:rsid w:val="00425788"/>
    <w:rsid w:val="00425B5C"/>
    <w:rsid w:val="00426068"/>
    <w:rsid w:val="004269DD"/>
    <w:rsid w:val="00426B93"/>
    <w:rsid w:val="00426E61"/>
    <w:rsid w:val="00426E6C"/>
    <w:rsid w:val="00426EAE"/>
    <w:rsid w:val="00426EE1"/>
    <w:rsid w:val="004275A2"/>
    <w:rsid w:val="004278A4"/>
    <w:rsid w:val="0042791E"/>
    <w:rsid w:val="00427EF0"/>
    <w:rsid w:val="004307FC"/>
    <w:rsid w:val="00430AC5"/>
    <w:rsid w:val="0043115B"/>
    <w:rsid w:val="00431199"/>
    <w:rsid w:val="004312CC"/>
    <w:rsid w:val="004316E9"/>
    <w:rsid w:val="0043193D"/>
    <w:rsid w:val="004321A8"/>
    <w:rsid w:val="004321B6"/>
    <w:rsid w:val="00432611"/>
    <w:rsid w:val="00432F17"/>
    <w:rsid w:val="00433293"/>
    <w:rsid w:val="004333F5"/>
    <w:rsid w:val="004335A8"/>
    <w:rsid w:val="0043385E"/>
    <w:rsid w:val="0043397E"/>
    <w:rsid w:val="00433E72"/>
    <w:rsid w:val="0043421D"/>
    <w:rsid w:val="0043434A"/>
    <w:rsid w:val="0043443F"/>
    <w:rsid w:val="00434B93"/>
    <w:rsid w:val="00434FC4"/>
    <w:rsid w:val="0043503F"/>
    <w:rsid w:val="004350E9"/>
    <w:rsid w:val="00435467"/>
    <w:rsid w:val="00435ED1"/>
    <w:rsid w:val="00436206"/>
    <w:rsid w:val="0043668B"/>
    <w:rsid w:val="00436C31"/>
    <w:rsid w:val="004371FE"/>
    <w:rsid w:val="0043727D"/>
    <w:rsid w:val="004372F0"/>
    <w:rsid w:val="0043755B"/>
    <w:rsid w:val="004375FB"/>
    <w:rsid w:val="00437AD8"/>
    <w:rsid w:val="00437B47"/>
    <w:rsid w:val="00437B7B"/>
    <w:rsid w:val="00437E9F"/>
    <w:rsid w:val="0044013B"/>
    <w:rsid w:val="00440207"/>
    <w:rsid w:val="004402E7"/>
    <w:rsid w:val="00440545"/>
    <w:rsid w:val="00440564"/>
    <w:rsid w:val="0044086A"/>
    <w:rsid w:val="004410E6"/>
    <w:rsid w:val="004411C2"/>
    <w:rsid w:val="00441AE6"/>
    <w:rsid w:val="00441CC5"/>
    <w:rsid w:val="00441D13"/>
    <w:rsid w:val="00441DFD"/>
    <w:rsid w:val="00441F24"/>
    <w:rsid w:val="00442359"/>
    <w:rsid w:val="0044277F"/>
    <w:rsid w:val="004428EC"/>
    <w:rsid w:val="00442B51"/>
    <w:rsid w:val="00443758"/>
    <w:rsid w:val="00443902"/>
    <w:rsid w:val="00443E71"/>
    <w:rsid w:val="004447AE"/>
    <w:rsid w:val="00444810"/>
    <w:rsid w:val="00444A05"/>
    <w:rsid w:val="00444C50"/>
    <w:rsid w:val="00444C5F"/>
    <w:rsid w:val="004451A5"/>
    <w:rsid w:val="004451BB"/>
    <w:rsid w:val="004459AD"/>
    <w:rsid w:val="004463CA"/>
    <w:rsid w:val="004463E0"/>
    <w:rsid w:val="004466E7"/>
    <w:rsid w:val="004467D9"/>
    <w:rsid w:val="00446837"/>
    <w:rsid w:val="00446C11"/>
    <w:rsid w:val="00446CC9"/>
    <w:rsid w:val="00446D35"/>
    <w:rsid w:val="0044748E"/>
    <w:rsid w:val="00447BD1"/>
    <w:rsid w:val="004501FD"/>
    <w:rsid w:val="00450BB8"/>
    <w:rsid w:val="00451095"/>
    <w:rsid w:val="004512C9"/>
    <w:rsid w:val="00451435"/>
    <w:rsid w:val="00451AE9"/>
    <w:rsid w:val="00451C19"/>
    <w:rsid w:val="00451F69"/>
    <w:rsid w:val="00452359"/>
    <w:rsid w:val="004523DD"/>
    <w:rsid w:val="00452541"/>
    <w:rsid w:val="00452642"/>
    <w:rsid w:val="004529BD"/>
    <w:rsid w:val="00452B3B"/>
    <w:rsid w:val="00453745"/>
    <w:rsid w:val="00453BBD"/>
    <w:rsid w:val="00453E94"/>
    <w:rsid w:val="0045414E"/>
    <w:rsid w:val="004542ED"/>
    <w:rsid w:val="0045431D"/>
    <w:rsid w:val="0045434A"/>
    <w:rsid w:val="004546E6"/>
    <w:rsid w:val="00454706"/>
    <w:rsid w:val="004548ED"/>
    <w:rsid w:val="00454C64"/>
    <w:rsid w:val="004551CB"/>
    <w:rsid w:val="004558A7"/>
    <w:rsid w:val="00455AAF"/>
    <w:rsid w:val="00456A7E"/>
    <w:rsid w:val="00456B88"/>
    <w:rsid w:val="00456E99"/>
    <w:rsid w:val="00457519"/>
    <w:rsid w:val="00457749"/>
    <w:rsid w:val="004601B0"/>
    <w:rsid w:val="00460473"/>
    <w:rsid w:val="0046092F"/>
    <w:rsid w:val="00460BCC"/>
    <w:rsid w:val="00460FAD"/>
    <w:rsid w:val="00461004"/>
    <w:rsid w:val="00461899"/>
    <w:rsid w:val="00461AC1"/>
    <w:rsid w:val="00461E32"/>
    <w:rsid w:val="00461E4A"/>
    <w:rsid w:val="00462475"/>
    <w:rsid w:val="00462587"/>
    <w:rsid w:val="004625D0"/>
    <w:rsid w:val="00462649"/>
    <w:rsid w:val="004626CE"/>
    <w:rsid w:val="00462ED4"/>
    <w:rsid w:val="00463312"/>
    <w:rsid w:val="00464293"/>
    <w:rsid w:val="00464BBE"/>
    <w:rsid w:val="00464CD0"/>
    <w:rsid w:val="004657BB"/>
    <w:rsid w:val="00465C44"/>
    <w:rsid w:val="00466B14"/>
    <w:rsid w:val="00466F8E"/>
    <w:rsid w:val="00467278"/>
    <w:rsid w:val="004703B4"/>
    <w:rsid w:val="0047162A"/>
    <w:rsid w:val="00471AC9"/>
    <w:rsid w:val="00471AE1"/>
    <w:rsid w:val="004728F0"/>
    <w:rsid w:val="00472992"/>
    <w:rsid w:val="00472BC7"/>
    <w:rsid w:val="00473439"/>
    <w:rsid w:val="00473D10"/>
    <w:rsid w:val="0047406E"/>
    <w:rsid w:val="004745EF"/>
    <w:rsid w:val="00474746"/>
    <w:rsid w:val="00474965"/>
    <w:rsid w:val="0047531C"/>
    <w:rsid w:val="00475B5D"/>
    <w:rsid w:val="00475D1F"/>
    <w:rsid w:val="00475F11"/>
    <w:rsid w:val="00476163"/>
    <w:rsid w:val="004764C6"/>
    <w:rsid w:val="004764D1"/>
    <w:rsid w:val="004764EA"/>
    <w:rsid w:val="00476623"/>
    <w:rsid w:val="0047676D"/>
    <w:rsid w:val="0047677F"/>
    <w:rsid w:val="00476962"/>
    <w:rsid w:val="004777B0"/>
    <w:rsid w:val="00477887"/>
    <w:rsid w:val="004778C7"/>
    <w:rsid w:val="00477F75"/>
    <w:rsid w:val="004800DC"/>
    <w:rsid w:val="00480605"/>
    <w:rsid w:val="0048080A"/>
    <w:rsid w:val="00480BC3"/>
    <w:rsid w:val="00480C2D"/>
    <w:rsid w:val="00482EEB"/>
    <w:rsid w:val="004831E4"/>
    <w:rsid w:val="00483352"/>
    <w:rsid w:val="00483583"/>
    <w:rsid w:val="00483650"/>
    <w:rsid w:val="00483743"/>
    <w:rsid w:val="004838AA"/>
    <w:rsid w:val="00484C9F"/>
    <w:rsid w:val="00484FCD"/>
    <w:rsid w:val="004850F3"/>
    <w:rsid w:val="00485373"/>
    <w:rsid w:val="00485375"/>
    <w:rsid w:val="004860FE"/>
    <w:rsid w:val="0048614C"/>
    <w:rsid w:val="004866D7"/>
    <w:rsid w:val="00486852"/>
    <w:rsid w:val="00486E26"/>
    <w:rsid w:val="004871BD"/>
    <w:rsid w:val="0048752B"/>
    <w:rsid w:val="0048784B"/>
    <w:rsid w:val="00487A47"/>
    <w:rsid w:val="00487AC2"/>
    <w:rsid w:val="00487CD6"/>
    <w:rsid w:val="0049040A"/>
    <w:rsid w:val="004909B8"/>
    <w:rsid w:val="00490F6A"/>
    <w:rsid w:val="00491278"/>
    <w:rsid w:val="00491D72"/>
    <w:rsid w:val="00492269"/>
    <w:rsid w:val="00492C17"/>
    <w:rsid w:val="00492DF9"/>
    <w:rsid w:val="004932FE"/>
    <w:rsid w:val="00493539"/>
    <w:rsid w:val="00493793"/>
    <w:rsid w:val="004937B6"/>
    <w:rsid w:val="00493866"/>
    <w:rsid w:val="00494B35"/>
    <w:rsid w:val="004951B1"/>
    <w:rsid w:val="00495F44"/>
    <w:rsid w:val="00496679"/>
    <w:rsid w:val="004970C2"/>
    <w:rsid w:val="004972C3"/>
    <w:rsid w:val="004972EC"/>
    <w:rsid w:val="00497778"/>
    <w:rsid w:val="00497849"/>
    <w:rsid w:val="004A028A"/>
    <w:rsid w:val="004A063A"/>
    <w:rsid w:val="004A0D31"/>
    <w:rsid w:val="004A11C5"/>
    <w:rsid w:val="004A1F27"/>
    <w:rsid w:val="004A26FB"/>
    <w:rsid w:val="004A275F"/>
    <w:rsid w:val="004A2A06"/>
    <w:rsid w:val="004A2BB2"/>
    <w:rsid w:val="004A30E1"/>
    <w:rsid w:val="004A31BB"/>
    <w:rsid w:val="004A359F"/>
    <w:rsid w:val="004A3B51"/>
    <w:rsid w:val="004A3BA9"/>
    <w:rsid w:val="004A3E93"/>
    <w:rsid w:val="004A3EC2"/>
    <w:rsid w:val="004A4247"/>
    <w:rsid w:val="004A47AF"/>
    <w:rsid w:val="004A4839"/>
    <w:rsid w:val="004A4975"/>
    <w:rsid w:val="004A5286"/>
    <w:rsid w:val="004A53E0"/>
    <w:rsid w:val="004A5990"/>
    <w:rsid w:val="004A5BA8"/>
    <w:rsid w:val="004A6616"/>
    <w:rsid w:val="004A68C0"/>
    <w:rsid w:val="004A6B5D"/>
    <w:rsid w:val="004A6CEA"/>
    <w:rsid w:val="004A6FE2"/>
    <w:rsid w:val="004A73BF"/>
    <w:rsid w:val="004A7A4C"/>
    <w:rsid w:val="004A7AE2"/>
    <w:rsid w:val="004B00F6"/>
    <w:rsid w:val="004B02B9"/>
    <w:rsid w:val="004B04D2"/>
    <w:rsid w:val="004B06F7"/>
    <w:rsid w:val="004B077E"/>
    <w:rsid w:val="004B0E43"/>
    <w:rsid w:val="004B1043"/>
    <w:rsid w:val="004B163C"/>
    <w:rsid w:val="004B17C8"/>
    <w:rsid w:val="004B1DF7"/>
    <w:rsid w:val="004B233D"/>
    <w:rsid w:val="004B2BDC"/>
    <w:rsid w:val="004B3533"/>
    <w:rsid w:val="004B37A5"/>
    <w:rsid w:val="004B3814"/>
    <w:rsid w:val="004B39C3"/>
    <w:rsid w:val="004B39FA"/>
    <w:rsid w:val="004B3B85"/>
    <w:rsid w:val="004B3C6F"/>
    <w:rsid w:val="004B3D17"/>
    <w:rsid w:val="004B3EE1"/>
    <w:rsid w:val="004B4158"/>
    <w:rsid w:val="004B424C"/>
    <w:rsid w:val="004B4413"/>
    <w:rsid w:val="004B44CE"/>
    <w:rsid w:val="004B4546"/>
    <w:rsid w:val="004B45DB"/>
    <w:rsid w:val="004B46C9"/>
    <w:rsid w:val="004B4D2F"/>
    <w:rsid w:val="004B4DA0"/>
    <w:rsid w:val="004B5099"/>
    <w:rsid w:val="004B5480"/>
    <w:rsid w:val="004B55EA"/>
    <w:rsid w:val="004B56EA"/>
    <w:rsid w:val="004B5F17"/>
    <w:rsid w:val="004B611B"/>
    <w:rsid w:val="004B65CC"/>
    <w:rsid w:val="004B662B"/>
    <w:rsid w:val="004B6AD6"/>
    <w:rsid w:val="004B6E92"/>
    <w:rsid w:val="004B7501"/>
    <w:rsid w:val="004B78A5"/>
    <w:rsid w:val="004C00BA"/>
    <w:rsid w:val="004C0301"/>
    <w:rsid w:val="004C0333"/>
    <w:rsid w:val="004C0E91"/>
    <w:rsid w:val="004C0EBB"/>
    <w:rsid w:val="004C13E8"/>
    <w:rsid w:val="004C17C7"/>
    <w:rsid w:val="004C193E"/>
    <w:rsid w:val="004C1C91"/>
    <w:rsid w:val="004C1FBC"/>
    <w:rsid w:val="004C2265"/>
    <w:rsid w:val="004C258F"/>
    <w:rsid w:val="004C2C5B"/>
    <w:rsid w:val="004C2D63"/>
    <w:rsid w:val="004C3149"/>
    <w:rsid w:val="004C34C3"/>
    <w:rsid w:val="004C37E7"/>
    <w:rsid w:val="004C39A4"/>
    <w:rsid w:val="004C3A07"/>
    <w:rsid w:val="004C3A6A"/>
    <w:rsid w:val="004C3B13"/>
    <w:rsid w:val="004C3BDD"/>
    <w:rsid w:val="004C4286"/>
    <w:rsid w:val="004C4565"/>
    <w:rsid w:val="004C4A20"/>
    <w:rsid w:val="004C5093"/>
    <w:rsid w:val="004C5140"/>
    <w:rsid w:val="004C54AC"/>
    <w:rsid w:val="004C5B09"/>
    <w:rsid w:val="004C5B8D"/>
    <w:rsid w:val="004C5C53"/>
    <w:rsid w:val="004C5DD5"/>
    <w:rsid w:val="004C6EEF"/>
    <w:rsid w:val="004C70FC"/>
    <w:rsid w:val="004C7158"/>
    <w:rsid w:val="004C782C"/>
    <w:rsid w:val="004C7B43"/>
    <w:rsid w:val="004D07F9"/>
    <w:rsid w:val="004D1279"/>
    <w:rsid w:val="004D16F8"/>
    <w:rsid w:val="004D1872"/>
    <w:rsid w:val="004D2263"/>
    <w:rsid w:val="004D242A"/>
    <w:rsid w:val="004D2789"/>
    <w:rsid w:val="004D2B22"/>
    <w:rsid w:val="004D2BE6"/>
    <w:rsid w:val="004D3055"/>
    <w:rsid w:val="004D3158"/>
    <w:rsid w:val="004D32CD"/>
    <w:rsid w:val="004D3511"/>
    <w:rsid w:val="004D378F"/>
    <w:rsid w:val="004D3BA5"/>
    <w:rsid w:val="004D4A38"/>
    <w:rsid w:val="004D4C2B"/>
    <w:rsid w:val="004D4C92"/>
    <w:rsid w:val="004D4F4D"/>
    <w:rsid w:val="004D5AC3"/>
    <w:rsid w:val="004D5D84"/>
    <w:rsid w:val="004D5F24"/>
    <w:rsid w:val="004D6352"/>
    <w:rsid w:val="004D6657"/>
    <w:rsid w:val="004D69C9"/>
    <w:rsid w:val="004D6A08"/>
    <w:rsid w:val="004D6D3C"/>
    <w:rsid w:val="004D71D0"/>
    <w:rsid w:val="004D71F7"/>
    <w:rsid w:val="004D7541"/>
    <w:rsid w:val="004D7733"/>
    <w:rsid w:val="004D7887"/>
    <w:rsid w:val="004D7E7B"/>
    <w:rsid w:val="004E05AD"/>
    <w:rsid w:val="004E0639"/>
    <w:rsid w:val="004E09EF"/>
    <w:rsid w:val="004E0A61"/>
    <w:rsid w:val="004E0D7F"/>
    <w:rsid w:val="004E0E3E"/>
    <w:rsid w:val="004E0EFB"/>
    <w:rsid w:val="004E0FA2"/>
    <w:rsid w:val="004E1160"/>
    <w:rsid w:val="004E1306"/>
    <w:rsid w:val="004E141F"/>
    <w:rsid w:val="004E15D9"/>
    <w:rsid w:val="004E17E9"/>
    <w:rsid w:val="004E1812"/>
    <w:rsid w:val="004E18F1"/>
    <w:rsid w:val="004E1A95"/>
    <w:rsid w:val="004E1D7B"/>
    <w:rsid w:val="004E2185"/>
    <w:rsid w:val="004E252C"/>
    <w:rsid w:val="004E2984"/>
    <w:rsid w:val="004E38A4"/>
    <w:rsid w:val="004E3A2E"/>
    <w:rsid w:val="004E3E1E"/>
    <w:rsid w:val="004E447B"/>
    <w:rsid w:val="004E4696"/>
    <w:rsid w:val="004E469A"/>
    <w:rsid w:val="004E4E8F"/>
    <w:rsid w:val="004E4F7C"/>
    <w:rsid w:val="004E5385"/>
    <w:rsid w:val="004E541F"/>
    <w:rsid w:val="004E5558"/>
    <w:rsid w:val="004E5A14"/>
    <w:rsid w:val="004E5B53"/>
    <w:rsid w:val="004E5CCE"/>
    <w:rsid w:val="004E67C3"/>
    <w:rsid w:val="004E6926"/>
    <w:rsid w:val="004E6AA7"/>
    <w:rsid w:val="004E6FE3"/>
    <w:rsid w:val="004E7006"/>
    <w:rsid w:val="004E7D90"/>
    <w:rsid w:val="004E7E67"/>
    <w:rsid w:val="004F001F"/>
    <w:rsid w:val="004F093F"/>
    <w:rsid w:val="004F0F3D"/>
    <w:rsid w:val="004F14BB"/>
    <w:rsid w:val="004F1D66"/>
    <w:rsid w:val="004F1E71"/>
    <w:rsid w:val="004F1F29"/>
    <w:rsid w:val="004F1FC3"/>
    <w:rsid w:val="004F205F"/>
    <w:rsid w:val="004F26EB"/>
    <w:rsid w:val="004F2B2A"/>
    <w:rsid w:val="004F2B46"/>
    <w:rsid w:val="004F353A"/>
    <w:rsid w:val="004F3665"/>
    <w:rsid w:val="004F367D"/>
    <w:rsid w:val="004F3C89"/>
    <w:rsid w:val="004F3E7F"/>
    <w:rsid w:val="004F3FC8"/>
    <w:rsid w:val="004F42C5"/>
    <w:rsid w:val="004F45A1"/>
    <w:rsid w:val="004F4A4E"/>
    <w:rsid w:val="004F4AA0"/>
    <w:rsid w:val="004F4DE1"/>
    <w:rsid w:val="004F50EE"/>
    <w:rsid w:val="004F519A"/>
    <w:rsid w:val="004F5251"/>
    <w:rsid w:val="004F5985"/>
    <w:rsid w:val="004F5A92"/>
    <w:rsid w:val="004F5D04"/>
    <w:rsid w:val="004F612E"/>
    <w:rsid w:val="004F6211"/>
    <w:rsid w:val="004F6296"/>
    <w:rsid w:val="004F633B"/>
    <w:rsid w:val="004F63C4"/>
    <w:rsid w:val="004F666D"/>
    <w:rsid w:val="004F6A95"/>
    <w:rsid w:val="004F6AD6"/>
    <w:rsid w:val="004F72CC"/>
    <w:rsid w:val="004F7832"/>
    <w:rsid w:val="004F78DC"/>
    <w:rsid w:val="004F7998"/>
    <w:rsid w:val="004F7D25"/>
    <w:rsid w:val="004F7E7A"/>
    <w:rsid w:val="004F7F80"/>
    <w:rsid w:val="00500226"/>
    <w:rsid w:val="0050039B"/>
    <w:rsid w:val="0050083C"/>
    <w:rsid w:val="00500B00"/>
    <w:rsid w:val="00500D19"/>
    <w:rsid w:val="00500D56"/>
    <w:rsid w:val="00500DA5"/>
    <w:rsid w:val="00500EB1"/>
    <w:rsid w:val="00500ECB"/>
    <w:rsid w:val="005010C1"/>
    <w:rsid w:val="00501637"/>
    <w:rsid w:val="00501FF7"/>
    <w:rsid w:val="00502054"/>
    <w:rsid w:val="00502117"/>
    <w:rsid w:val="00502B83"/>
    <w:rsid w:val="005033E8"/>
    <w:rsid w:val="00503CBA"/>
    <w:rsid w:val="00503EA8"/>
    <w:rsid w:val="00503EF3"/>
    <w:rsid w:val="00504436"/>
    <w:rsid w:val="00504C8B"/>
    <w:rsid w:val="00504D22"/>
    <w:rsid w:val="005050E9"/>
    <w:rsid w:val="0050553B"/>
    <w:rsid w:val="00505A9A"/>
    <w:rsid w:val="00506723"/>
    <w:rsid w:val="00506F94"/>
    <w:rsid w:val="005070D6"/>
    <w:rsid w:val="005070DA"/>
    <w:rsid w:val="00507376"/>
    <w:rsid w:val="00507637"/>
    <w:rsid w:val="00507777"/>
    <w:rsid w:val="005078C6"/>
    <w:rsid w:val="00507973"/>
    <w:rsid w:val="00507C40"/>
    <w:rsid w:val="005101B8"/>
    <w:rsid w:val="00510546"/>
    <w:rsid w:val="00510B3F"/>
    <w:rsid w:val="00510DE2"/>
    <w:rsid w:val="00510F99"/>
    <w:rsid w:val="005112FC"/>
    <w:rsid w:val="0051184A"/>
    <w:rsid w:val="005119FC"/>
    <w:rsid w:val="00511C93"/>
    <w:rsid w:val="00512206"/>
    <w:rsid w:val="0051253C"/>
    <w:rsid w:val="00512802"/>
    <w:rsid w:val="00513006"/>
    <w:rsid w:val="0051306F"/>
    <w:rsid w:val="005131E4"/>
    <w:rsid w:val="005133B8"/>
    <w:rsid w:val="00513656"/>
    <w:rsid w:val="00514122"/>
    <w:rsid w:val="0051487F"/>
    <w:rsid w:val="00514CE9"/>
    <w:rsid w:val="00515411"/>
    <w:rsid w:val="00515A67"/>
    <w:rsid w:val="0051640B"/>
    <w:rsid w:val="00516542"/>
    <w:rsid w:val="00516877"/>
    <w:rsid w:val="0051799B"/>
    <w:rsid w:val="00517AFE"/>
    <w:rsid w:val="0052042C"/>
    <w:rsid w:val="00520AE6"/>
    <w:rsid w:val="00520DA8"/>
    <w:rsid w:val="00521630"/>
    <w:rsid w:val="00521878"/>
    <w:rsid w:val="00521BA3"/>
    <w:rsid w:val="0052272E"/>
    <w:rsid w:val="00522756"/>
    <w:rsid w:val="00522CEE"/>
    <w:rsid w:val="00522D34"/>
    <w:rsid w:val="00522DD8"/>
    <w:rsid w:val="00522F20"/>
    <w:rsid w:val="00523DBC"/>
    <w:rsid w:val="0052415C"/>
    <w:rsid w:val="0052437D"/>
    <w:rsid w:val="00524BB5"/>
    <w:rsid w:val="0052501A"/>
    <w:rsid w:val="0052513F"/>
    <w:rsid w:val="00525306"/>
    <w:rsid w:val="005254AE"/>
    <w:rsid w:val="0052554B"/>
    <w:rsid w:val="00525A31"/>
    <w:rsid w:val="00525D9C"/>
    <w:rsid w:val="00525E98"/>
    <w:rsid w:val="0052696F"/>
    <w:rsid w:val="00526EB7"/>
    <w:rsid w:val="00526FD6"/>
    <w:rsid w:val="0052715F"/>
    <w:rsid w:val="00527237"/>
    <w:rsid w:val="005279B2"/>
    <w:rsid w:val="00527F5C"/>
    <w:rsid w:val="00527F68"/>
    <w:rsid w:val="00530005"/>
    <w:rsid w:val="0053010A"/>
    <w:rsid w:val="005303F3"/>
    <w:rsid w:val="00530A93"/>
    <w:rsid w:val="00530DD9"/>
    <w:rsid w:val="0053108A"/>
    <w:rsid w:val="0053127C"/>
    <w:rsid w:val="005315A5"/>
    <w:rsid w:val="005315AF"/>
    <w:rsid w:val="0053195C"/>
    <w:rsid w:val="00531DCC"/>
    <w:rsid w:val="00531FF8"/>
    <w:rsid w:val="005320F7"/>
    <w:rsid w:val="005321DF"/>
    <w:rsid w:val="00532762"/>
    <w:rsid w:val="005327F9"/>
    <w:rsid w:val="005329DA"/>
    <w:rsid w:val="00532D42"/>
    <w:rsid w:val="00532F7A"/>
    <w:rsid w:val="0053332A"/>
    <w:rsid w:val="00533794"/>
    <w:rsid w:val="00533BE0"/>
    <w:rsid w:val="00533E93"/>
    <w:rsid w:val="00534179"/>
    <w:rsid w:val="00534342"/>
    <w:rsid w:val="00534B9B"/>
    <w:rsid w:val="00535201"/>
    <w:rsid w:val="005352A6"/>
    <w:rsid w:val="00535B61"/>
    <w:rsid w:val="00535B6F"/>
    <w:rsid w:val="00535CFB"/>
    <w:rsid w:val="00535E19"/>
    <w:rsid w:val="005361D5"/>
    <w:rsid w:val="0053653E"/>
    <w:rsid w:val="00536DB7"/>
    <w:rsid w:val="0053738B"/>
    <w:rsid w:val="00537535"/>
    <w:rsid w:val="00537BDA"/>
    <w:rsid w:val="00537CC6"/>
    <w:rsid w:val="00537E57"/>
    <w:rsid w:val="00537E87"/>
    <w:rsid w:val="00540242"/>
    <w:rsid w:val="005406A5"/>
    <w:rsid w:val="00540E6C"/>
    <w:rsid w:val="005416BA"/>
    <w:rsid w:val="00541C6C"/>
    <w:rsid w:val="00541F09"/>
    <w:rsid w:val="00542734"/>
    <w:rsid w:val="00542BEE"/>
    <w:rsid w:val="00542D34"/>
    <w:rsid w:val="0054301B"/>
    <w:rsid w:val="00543039"/>
    <w:rsid w:val="00543238"/>
    <w:rsid w:val="00543367"/>
    <w:rsid w:val="00543430"/>
    <w:rsid w:val="005434E0"/>
    <w:rsid w:val="00544119"/>
    <w:rsid w:val="005442E9"/>
    <w:rsid w:val="0054433A"/>
    <w:rsid w:val="00544410"/>
    <w:rsid w:val="00544573"/>
    <w:rsid w:val="005447CD"/>
    <w:rsid w:val="00545940"/>
    <w:rsid w:val="00545AE4"/>
    <w:rsid w:val="00545C0B"/>
    <w:rsid w:val="00545E43"/>
    <w:rsid w:val="005463C6"/>
    <w:rsid w:val="0054675D"/>
    <w:rsid w:val="00546BC8"/>
    <w:rsid w:val="00546ED9"/>
    <w:rsid w:val="0054715F"/>
    <w:rsid w:val="005471C5"/>
    <w:rsid w:val="005509CE"/>
    <w:rsid w:val="00550A51"/>
    <w:rsid w:val="00550D7C"/>
    <w:rsid w:val="00550DD8"/>
    <w:rsid w:val="00550F6D"/>
    <w:rsid w:val="0055109A"/>
    <w:rsid w:val="005510B0"/>
    <w:rsid w:val="0055199D"/>
    <w:rsid w:val="00551A57"/>
    <w:rsid w:val="00551B4D"/>
    <w:rsid w:val="00552089"/>
    <w:rsid w:val="005522DC"/>
    <w:rsid w:val="0055278D"/>
    <w:rsid w:val="00552C2C"/>
    <w:rsid w:val="00552CED"/>
    <w:rsid w:val="00553730"/>
    <w:rsid w:val="0055391E"/>
    <w:rsid w:val="005541F2"/>
    <w:rsid w:val="005545ED"/>
    <w:rsid w:val="0055479B"/>
    <w:rsid w:val="00555108"/>
    <w:rsid w:val="00555732"/>
    <w:rsid w:val="005557CA"/>
    <w:rsid w:val="00555D7C"/>
    <w:rsid w:val="00555EA2"/>
    <w:rsid w:val="00555F62"/>
    <w:rsid w:val="00556160"/>
    <w:rsid w:val="0055631E"/>
    <w:rsid w:val="00556385"/>
    <w:rsid w:val="005565C1"/>
    <w:rsid w:val="005568F0"/>
    <w:rsid w:val="00556A1E"/>
    <w:rsid w:val="00556A7E"/>
    <w:rsid w:val="00556A9B"/>
    <w:rsid w:val="00556C48"/>
    <w:rsid w:val="00556DE4"/>
    <w:rsid w:val="00556F23"/>
    <w:rsid w:val="00556F43"/>
    <w:rsid w:val="0055753D"/>
    <w:rsid w:val="00560030"/>
    <w:rsid w:val="0056043D"/>
    <w:rsid w:val="0056044E"/>
    <w:rsid w:val="005605B9"/>
    <w:rsid w:val="00560680"/>
    <w:rsid w:val="00560C4A"/>
    <w:rsid w:val="0056154B"/>
    <w:rsid w:val="00561719"/>
    <w:rsid w:val="00561A0F"/>
    <w:rsid w:val="00561A8C"/>
    <w:rsid w:val="00561E03"/>
    <w:rsid w:val="00561E9D"/>
    <w:rsid w:val="0056299F"/>
    <w:rsid w:val="00562C48"/>
    <w:rsid w:val="00562E05"/>
    <w:rsid w:val="00562F08"/>
    <w:rsid w:val="005631D3"/>
    <w:rsid w:val="00563399"/>
    <w:rsid w:val="005634DC"/>
    <w:rsid w:val="005635BE"/>
    <w:rsid w:val="005635EE"/>
    <w:rsid w:val="00563860"/>
    <w:rsid w:val="00563D78"/>
    <w:rsid w:val="005651EE"/>
    <w:rsid w:val="005652E6"/>
    <w:rsid w:val="00565765"/>
    <w:rsid w:val="005657C2"/>
    <w:rsid w:val="00565AF2"/>
    <w:rsid w:val="00565C00"/>
    <w:rsid w:val="00565DF2"/>
    <w:rsid w:val="0056604A"/>
    <w:rsid w:val="00566431"/>
    <w:rsid w:val="00566577"/>
    <w:rsid w:val="0056668C"/>
    <w:rsid w:val="0056669E"/>
    <w:rsid w:val="00566B92"/>
    <w:rsid w:val="005672E7"/>
    <w:rsid w:val="0056737D"/>
    <w:rsid w:val="00567600"/>
    <w:rsid w:val="00567857"/>
    <w:rsid w:val="00567A00"/>
    <w:rsid w:val="00567B28"/>
    <w:rsid w:val="00567F39"/>
    <w:rsid w:val="00567F45"/>
    <w:rsid w:val="00570C40"/>
    <w:rsid w:val="00570FA7"/>
    <w:rsid w:val="0057115D"/>
    <w:rsid w:val="005711BB"/>
    <w:rsid w:val="00571380"/>
    <w:rsid w:val="005714EA"/>
    <w:rsid w:val="00571C4B"/>
    <w:rsid w:val="005723B9"/>
    <w:rsid w:val="005723DC"/>
    <w:rsid w:val="00572559"/>
    <w:rsid w:val="005728FB"/>
    <w:rsid w:val="00572E98"/>
    <w:rsid w:val="00572F16"/>
    <w:rsid w:val="00572F8C"/>
    <w:rsid w:val="005737DD"/>
    <w:rsid w:val="00573A25"/>
    <w:rsid w:val="00573DD5"/>
    <w:rsid w:val="0057411B"/>
    <w:rsid w:val="005742ED"/>
    <w:rsid w:val="00574867"/>
    <w:rsid w:val="00574915"/>
    <w:rsid w:val="0057538B"/>
    <w:rsid w:val="00575D38"/>
    <w:rsid w:val="00575EB4"/>
    <w:rsid w:val="005760E1"/>
    <w:rsid w:val="00576154"/>
    <w:rsid w:val="00576331"/>
    <w:rsid w:val="0057657C"/>
    <w:rsid w:val="00576D46"/>
    <w:rsid w:val="00576EBE"/>
    <w:rsid w:val="005773D8"/>
    <w:rsid w:val="005779BA"/>
    <w:rsid w:val="00577C3C"/>
    <w:rsid w:val="00577E0E"/>
    <w:rsid w:val="00577F30"/>
    <w:rsid w:val="00580388"/>
    <w:rsid w:val="00580475"/>
    <w:rsid w:val="005808B5"/>
    <w:rsid w:val="00580B9B"/>
    <w:rsid w:val="005811E5"/>
    <w:rsid w:val="005813AD"/>
    <w:rsid w:val="005813DD"/>
    <w:rsid w:val="005815DB"/>
    <w:rsid w:val="0058195A"/>
    <w:rsid w:val="00581C85"/>
    <w:rsid w:val="00581CCE"/>
    <w:rsid w:val="00581ED3"/>
    <w:rsid w:val="0058217B"/>
    <w:rsid w:val="005822F0"/>
    <w:rsid w:val="00582C97"/>
    <w:rsid w:val="00582F36"/>
    <w:rsid w:val="00583096"/>
    <w:rsid w:val="00583CE7"/>
    <w:rsid w:val="005842AC"/>
    <w:rsid w:val="00584528"/>
    <w:rsid w:val="00584A02"/>
    <w:rsid w:val="00584C31"/>
    <w:rsid w:val="00584C50"/>
    <w:rsid w:val="005851EC"/>
    <w:rsid w:val="00585642"/>
    <w:rsid w:val="00585DBB"/>
    <w:rsid w:val="00586115"/>
    <w:rsid w:val="0058611F"/>
    <w:rsid w:val="0058631E"/>
    <w:rsid w:val="00586400"/>
    <w:rsid w:val="0058647A"/>
    <w:rsid w:val="00586578"/>
    <w:rsid w:val="00586579"/>
    <w:rsid w:val="005866AA"/>
    <w:rsid w:val="00586A83"/>
    <w:rsid w:val="00586A89"/>
    <w:rsid w:val="00586B74"/>
    <w:rsid w:val="0058721F"/>
    <w:rsid w:val="005872D3"/>
    <w:rsid w:val="00587B86"/>
    <w:rsid w:val="00590508"/>
    <w:rsid w:val="0059073C"/>
    <w:rsid w:val="00590E61"/>
    <w:rsid w:val="00590EA4"/>
    <w:rsid w:val="00591366"/>
    <w:rsid w:val="00591E63"/>
    <w:rsid w:val="005920BA"/>
    <w:rsid w:val="005922D1"/>
    <w:rsid w:val="00592308"/>
    <w:rsid w:val="0059283B"/>
    <w:rsid w:val="005929CA"/>
    <w:rsid w:val="00592A2D"/>
    <w:rsid w:val="00592CF3"/>
    <w:rsid w:val="00592F46"/>
    <w:rsid w:val="005930B4"/>
    <w:rsid w:val="00593213"/>
    <w:rsid w:val="005936E1"/>
    <w:rsid w:val="00593843"/>
    <w:rsid w:val="00594213"/>
    <w:rsid w:val="005945A8"/>
    <w:rsid w:val="00594609"/>
    <w:rsid w:val="00594690"/>
    <w:rsid w:val="00594D90"/>
    <w:rsid w:val="005953F4"/>
    <w:rsid w:val="005955CD"/>
    <w:rsid w:val="005956C5"/>
    <w:rsid w:val="0059599C"/>
    <w:rsid w:val="005959AC"/>
    <w:rsid w:val="00595ED7"/>
    <w:rsid w:val="005960FA"/>
    <w:rsid w:val="005962EA"/>
    <w:rsid w:val="0059662B"/>
    <w:rsid w:val="00596750"/>
    <w:rsid w:val="0059685F"/>
    <w:rsid w:val="00597091"/>
    <w:rsid w:val="00597398"/>
    <w:rsid w:val="0059764B"/>
    <w:rsid w:val="0059769C"/>
    <w:rsid w:val="0059798F"/>
    <w:rsid w:val="00597F78"/>
    <w:rsid w:val="005A01C5"/>
    <w:rsid w:val="005A02C1"/>
    <w:rsid w:val="005A05B3"/>
    <w:rsid w:val="005A05C8"/>
    <w:rsid w:val="005A071E"/>
    <w:rsid w:val="005A07A8"/>
    <w:rsid w:val="005A07FC"/>
    <w:rsid w:val="005A0936"/>
    <w:rsid w:val="005A0A24"/>
    <w:rsid w:val="005A1421"/>
    <w:rsid w:val="005A2107"/>
    <w:rsid w:val="005A22E6"/>
    <w:rsid w:val="005A29FB"/>
    <w:rsid w:val="005A2AA2"/>
    <w:rsid w:val="005A2B9E"/>
    <w:rsid w:val="005A2C88"/>
    <w:rsid w:val="005A2FEA"/>
    <w:rsid w:val="005A3720"/>
    <w:rsid w:val="005A3891"/>
    <w:rsid w:val="005A38B3"/>
    <w:rsid w:val="005A39E5"/>
    <w:rsid w:val="005A3EA4"/>
    <w:rsid w:val="005A3F6B"/>
    <w:rsid w:val="005A3F95"/>
    <w:rsid w:val="005A4736"/>
    <w:rsid w:val="005A4D1C"/>
    <w:rsid w:val="005A4D2B"/>
    <w:rsid w:val="005A58D0"/>
    <w:rsid w:val="005A6142"/>
    <w:rsid w:val="005A6426"/>
    <w:rsid w:val="005A667C"/>
    <w:rsid w:val="005A69A5"/>
    <w:rsid w:val="005A6C40"/>
    <w:rsid w:val="005A6DF7"/>
    <w:rsid w:val="005A74D9"/>
    <w:rsid w:val="005A75F5"/>
    <w:rsid w:val="005A7604"/>
    <w:rsid w:val="005A76DD"/>
    <w:rsid w:val="005A7DA6"/>
    <w:rsid w:val="005A7F66"/>
    <w:rsid w:val="005B0522"/>
    <w:rsid w:val="005B06BE"/>
    <w:rsid w:val="005B10F5"/>
    <w:rsid w:val="005B142D"/>
    <w:rsid w:val="005B1A83"/>
    <w:rsid w:val="005B1B06"/>
    <w:rsid w:val="005B1C06"/>
    <w:rsid w:val="005B21BE"/>
    <w:rsid w:val="005B2574"/>
    <w:rsid w:val="005B27C3"/>
    <w:rsid w:val="005B2A7F"/>
    <w:rsid w:val="005B2D93"/>
    <w:rsid w:val="005B2F04"/>
    <w:rsid w:val="005B3042"/>
    <w:rsid w:val="005B325C"/>
    <w:rsid w:val="005B3457"/>
    <w:rsid w:val="005B3961"/>
    <w:rsid w:val="005B500B"/>
    <w:rsid w:val="005B5232"/>
    <w:rsid w:val="005B5BB1"/>
    <w:rsid w:val="005B63A0"/>
    <w:rsid w:val="005B668A"/>
    <w:rsid w:val="005B66AD"/>
    <w:rsid w:val="005B67B2"/>
    <w:rsid w:val="005B6E6E"/>
    <w:rsid w:val="005B7705"/>
    <w:rsid w:val="005C02CC"/>
    <w:rsid w:val="005C0338"/>
    <w:rsid w:val="005C0947"/>
    <w:rsid w:val="005C0ABD"/>
    <w:rsid w:val="005C0B00"/>
    <w:rsid w:val="005C1051"/>
    <w:rsid w:val="005C112D"/>
    <w:rsid w:val="005C114E"/>
    <w:rsid w:val="005C15A2"/>
    <w:rsid w:val="005C166E"/>
    <w:rsid w:val="005C1BDA"/>
    <w:rsid w:val="005C1D4B"/>
    <w:rsid w:val="005C1E00"/>
    <w:rsid w:val="005C215A"/>
    <w:rsid w:val="005C22E6"/>
    <w:rsid w:val="005C2448"/>
    <w:rsid w:val="005C2779"/>
    <w:rsid w:val="005C2798"/>
    <w:rsid w:val="005C33C9"/>
    <w:rsid w:val="005C33CC"/>
    <w:rsid w:val="005C33FE"/>
    <w:rsid w:val="005C353F"/>
    <w:rsid w:val="005C39FC"/>
    <w:rsid w:val="005C3DC1"/>
    <w:rsid w:val="005C3ED4"/>
    <w:rsid w:val="005C44A3"/>
    <w:rsid w:val="005C4631"/>
    <w:rsid w:val="005C4636"/>
    <w:rsid w:val="005C4652"/>
    <w:rsid w:val="005C4F11"/>
    <w:rsid w:val="005C573D"/>
    <w:rsid w:val="005C5A88"/>
    <w:rsid w:val="005C5A9D"/>
    <w:rsid w:val="005C5B4C"/>
    <w:rsid w:val="005C5D54"/>
    <w:rsid w:val="005C68CC"/>
    <w:rsid w:val="005C6F4C"/>
    <w:rsid w:val="005C7694"/>
    <w:rsid w:val="005C7D68"/>
    <w:rsid w:val="005D01F7"/>
    <w:rsid w:val="005D04AB"/>
    <w:rsid w:val="005D098E"/>
    <w:rsid w:val="005D0B49"/>
    <w:rsid w:val="005D0EC0"/>
    <w:rsid w:val="005D0F87"/>
    <w:rsid w:val="005D10BE"/>
    <w:rsid w:val="005D120D"/>
    <w:rsid w:val="005D181F"/>
    <w:rsid w:val="005D1C74"/>
    <w:rsid w:val="005D1D32"/>
    <w:rsid w:val="005D1D51"/>
    <w:rsid w:val="005D24AC"/>
    <w:rsid w:val="005D275A"/>
    <w:rsid w:val="005D2A83"/>
    <w:rsid w:val="005D2DB1"/>
    <w:rsid w:val="005D2DD8"/>
    <w:rsid w:val="005D2F37"/>
    <w:rsid w:val="005D34A4"/>
    <w:rsid w:val="005D34BE"/>
    <w:rsid w:val="005D3801"/>
    <w:rsid w:val="005D3B57"/>
    <w:rsid w:val="005D3EFD"/>
    <w:rsid w:val="005D41C9"/>
    <w:rsid w:val="005D43CF"/>
    <w:rsid w:val="005D4428"/>
    <w:rsid w:val="005D4772"/>
    <w:rsid w:val="005D4F10"/>
    <w:rsid w:val="005D4F1B"/>
    <w:rsid w:val="005D4F46"/>
    <w:rsid w:val="005D4FC7"/>
    <w:rsid w:val="005D58B7"/>
    <w:rsid w:val="005D5DEF"/>
    <w:rsid w:val="005D5E80"/>
    <w:rsid w:val="005D600E"/>
    <w:rsid w:val="005D60C6"/>
    <w:rsid w:val="005D6240"/>
    <w:rsid w:val="005D66F7"/>
    <w:rsid w:val="005D6965"/>
    <w:rsid w:val="005D6B47"/>
    <w:rsid w:val="005D6D15"/>
    <w:rsid w:val="005D6FC2"/>
    <w:rsid w:val="005D7067"/>
    <w:rsid w:val="005D7427"/>
    <w:rsid w:val="005D77AF"/>
    <w:rsid w:val="005D77C0"/>
    <w:rsid w:val="005D790F"/>
    <w:rsid w:val="005D79F3"/>
    <w:rsid w:val="005E0016"/>
    <w:rsid w:val="005E00E8"/>
    <w:rsid w:val="005E01B8"/>
    <w:rsid w:val="005E01D3"/>
    <w:rsid w:val="005E035E"/>
    <w:rsid w:val="005E0521"/>
    <w:rsid w:val="005E05B7"/>
    <w:rsid w:val="005E061F"/>
    <w:rsid w:val="005E0952"/>
    <w:rsid w:val="005E0955"/>
    <w:rsid w:val="005E0BD9"/>
    <w:rsid w:val="005E0CAC"/>
    <w:rsid w:val="005E12BB"/>
    <w:rsid w:val="005E12FF"/>
    <w:rsid w:val="005E130C"/>
    <w:rsid w:val="005E17D1"/>
    <w:rsid w:val="005E1879"/>
    <w:rsid w:val="005E193B"/>
    <w:rsid w:val="005E19B2"/>
    <w:rsid w:val="005E1D2A"/>
    <w:rsid w:val="005E2418"/>
    <w:rsid w:val="005E2852"/>
    <w:rsid w:val="005E2B52"/>
    <w:rsid w:val="005E30D6"/>
    <w:rsid w:val="005E3DFA"/>
    <w:rsid w:val="005E4D93"/>
    <w:rsid w:val="005E4F41"/>
    <w:rsid w:val="005E5038"/>
    <w:rsid w:val="005E506B"/>
    <w:rsid w:val="005E53FC"/>
    <w:rsid w:val="005E5433"/>
    <w:rsid w:val="005E5852"/>
    <w:rsid w:val="005E6439"/>
    <w:rsid w:val="005E6617"/>
    <w:rsid w:val="005E6653"/>
    <w:rsid w:val="005E6706"/>
    <w:rsid w:val="005E68ED"/>
    <w:rsid w:val="005E71DF"/>
    <w:rsid w:val="005E7ECB"/>
    <w:rsid w:val="005F02EA"/>
    <w:rsid w:val="005F065F"/>
    <w:rsid w:val="005F0A04"/>
    <w:rsid w:val="005F0FE7"/>
    <w:rsid w:val="005F131E"/>
    <w:rsid w:val="005F166C"/>
    <w:rsid w:val="005F18D7"/>
    <w:rsid w:val="005F1964"/>
    <w:rsid w:val="005F1A1B"/>
    <w:rsid w:val="005F1B25"/>
    <w:rsid w:val="005F26B2"/>
    <w:rsid w:val="005F2CAD"/>
    <w:rsid w:val="005F2F8A"/>
    <w:rsid w:val="005F369A"/>
    <w:rsid w:val="005F3DE6"/>
    <w:rsid w:val="005F406D"/>
    <w:rsid w:val="005F4286"/>
    <w:rsid w:val="005F46F5"/>
    <w:rsid w:val="005F494F"/>
    <w:rsid w:val="005F4C9B"/>
    <w:rsid w:val="005F4E60"/>
    <w:rsid w:val="005F4F6B"/>
    <w:rsid w:val="005F53AC"/>
    <w:rsid w:val="005F55ED"/>
    <w:rsid w:val="005F606E"/>
    <w:rsid w:val="005F6752"/>
    <w:rsid w:val="005F6D8F"/>
    <w:rsid w:val="005F7CEF"/>
    <w:rsid w:val="00600030"/>
    <w:rsid w:val="006000F6"/>
    <w:rsid w:val="00600984"/>
    <w:rsid w:val="006009DB"/>
    <w:rsid w:val="00600A0F"/>
    <w:rsid w:val="00600B9D"/>
    <w:rsid w:val="006012C1"/>
    <w:rsid w:val="00601399"/>
    <w:rsid w:val="006013C6"/>
    <w:rsid w:val="00601477"/>
    <w:rsid w:val="00601B2A"/>
    <w:rsid w:val="00601C14"/>
    <w:rsid w:val="006022A4"/>
    <w:rsid w:val="006022EC"/>
    <w:rsid w:val="00602498"/>
    <w:rsid w:val="006027AB"/>
    <w:rsid w:val="006027D6"/>
    <w:rsid w:val="006027DF"/>
    <w:rsid w:val="0060334F"/>
    <w:rsid w:val="00603593"/>
    <w:rsid w:val="00604874"/>
    <w:rsid w:val="00604DA0"/>
    <w:rsid w:val="00604FD0"/>
    <w:rsid w:val="00607025"/>
    <w:rsid w:val="00607798"/>
    <w:rsid w:val="006079F5"/>
    <w:rsid w:val="00607C19"/>
    <w:rsid w:val="006107C8"/>
    <w:rsid w:val="006115F7"/>
    <w:rsid w:val="006117F2"/>
    <w:rsid w:val="006118A3"/>
    <w:rsid w:val="00611D8B"/>
    <w:rsid w:val="00612659"/>
    <w:rsid w:val="00612D45"/>
    <w:rsid w:val="00612D7E"/>
    <w:rsid w:val="00612DE4"/>
    <w:rsid w:val="00612E32"/>
    <w:rsid w:val="00613239"/>
    <w:rsid w:val="00613858"/>
    <w:rsid w:val="00613874"/>
    <w:rsid w:val="006142A6"/>
    <w:rsid w:val="0061472C"/>
    <w:rsid w:val="00614740"/>
    <w:rsid w:val="0061474E"/>
    <w:rsid w:val="00614937"/>
    <w:rsid w:val="00614AE5"/>
    <w:rsid w:val="00614B4F"/>
    <w:rsid w:val="0061554A"/>
    <w:rsid w:val="00615DE8"/>
    <w:rsid w:val="00616060"/>
    <w:rsid w:val="0061652A"/>
    <w:rsid w:val="00616618"/>
    <w:rsid w:val="006167C0"/>
    <w:rsid w:val="00616C24"/>
    <w:rsid w:val="00616C7B"/>
    <w:rsid w:val="00616E4A"/>
    <w:rsid w:val="0061712F"/>
    <w:rsid w:val="00617603"/>
    <w:rsid w:val="0061784F"/>
    <w:rsid w:val="006178E1"/>
    <w:rsid w:val="00617E40"/>
    <w:rsid w:val="006203CC"/>
    <w:rsid w:val="006207C5"/>
    <w:rsid w:val="00620A12"/>
    <w:rsid w:val="00620E86"/>
    <w:rsid w:val="00620EF6"/>
    <w:rsid w:val="00621805"/>
    <w:rsid w:val="00621ADB"/>
    <w:rsid w:val="00621B34"/>
    <w:rsid w:val="00622364"/>
    <w:rsid w:val="00622804"/>
    <w:rsid w:val="00622C69"/>
    <w:rsid w:val="00623531"/>
    <w:rsid w:val="006237B3"/>
    <w:rsid w:val="00623FA0"/>
    <w:rsid w:val="0062404E"/>
    <w:rsid w:val="00624ABF"/>
    <w:rsid w:val="00624B7C"/>
    <w:rsid w:val="00625140"/>
    <w:rsid w:val="006254F7"/>
    <w:rsid w:val="00625A17"/>
    <w:rsid w:val="00625DB8"/>
    <w:rsid w:val="00626122"/>
    <w:rsid w:val="00626485"/>
    <w:rsid w:val="00626DAD"/>
    <w:rsid w:val="0062708E"/>
    <w:rsid w:val="00627DDB"/>
    <w:rsid w:val="0063077A"/>
    <w:rsid w:val="006307D3"/>
    <w:rsid w:val="006308D8"/>
    <w:rsid w:val="00630A2E"/>
    <w:rsid w:val="0063105D"/>
    <w:rsid w:val="00631490"/>
    <w:rsid w:val="00631A85"/>
    <w:rsid w:val="00631F60"/>
    <w:rsid w:val="0063207F"/>
    <w:rsid w:val="0063221D"/>
    <w:rsid w:val="00632373"/>
    <w:rsid w:val="00632AC3"/>
    <w:rsid w:val="00632B70"/>
    <w:rsid w:val="00632E15"/>
    <w:rsid w:val="00633150"/>
    <w:rsid w:val="006334FD"/>
    <w:rsid w:val="00633857"/>
    <w:rsid w:val="00633C38"/>
    <w:rsid w:val="006348C4"/>
    <w:rsid w:val="00634BEE"/>
    <w:rsid w:val="00634DA7"/>
    <w:rsid w:val="00635043"/>
    <w:rsid w:val="006356A5"/>
    <w:rsid w:val="00635AE5"/>
    <w:rsid w:val="00635C90"/>
    <w:rsid w:val="0063602B"/>
    <w:rsid w:val="00636195"/>
    <w:rsid w:val="006367C8"/>
    <w:rsid w:val="00636995"/>
    <w:rsid w:val="00636CB3"/>
    <w:rsid w:val="00636D3A"/>
    <w:rsid w:val="0063748F"/>
    <w:rsid w:val="0063762C"/>
    <w:rsid w:val="006377D7"/>
    <w:rsid w:val="00637AB3"/>
    <w:rsid w:val="006402BD"/>
    <w:rsid w:val="006402C6"/>
    <w:rsid w:val="006405F8"/>
    <w:rsid w:val="0064066B"/>
    <w:rsid w:val="0064071E"/>
    <w:rsid w:val="00640C09"/>
    <w:rsid w:val="00640E72"/>
    <w:rsid w:val="0064109C"/>
    <w:rsid w:val="0064289B"/>
    <w:rsid w:val="006429F5"/>
    <w:rsid w:val="00642C04"/>
    <w:rsid w:val="00642CF7"/>
    <w:rsid w:val="006432C3"/>
    <w:rsid w:val="00643727"/>
    <w:rsid w:val="006437DC"/>
    <w:rsid w:val="00643A25"/>
    <w:rsid w:val="00643B7D"/>
    <w:rsid w:val="00644E20"/>
    <w:rsid w:val="00645EFB"/>
    <w:rsid w:val="006460D4"/>
    <w:rsid w:val="00646254"/>
    <w:rsid w:val="0064667A"/>
    <w:rsid w:val="00646BE7"/>
    <w:rsid w:val="00646CEE"/>
    <w:rsid w:val="00646D36"/>
    <w:rsid w:val="00646E01"/>
    <w:rsid w:val="00647337"/>
    <w:rsid w:val="00647B4C"/>
    <w:rsid w:val="00650025"/>
    <w:rsid w:val="006506B8"/>
    <w:rsid w:val="0065097F"/>
    <w:rsid w:val="00650D0D"/>
    <w:rsid w:val="00650D3C"/>
    <w:rsid w:val="00650E5C"/>
    <w:rsid w:val="00651115"/>
    <w:rsid w:val="006513AD"/>
    <w:rsid w:val="006513F9"/>
    <w:rsid w:val="00651821"/>
    <w:rsid w:val="0065196B"/>
    <w:rsid w:val="00651B6F"/>
    <w:rsid w:val="00651C0E"/>
    <w:rsid w:val="00651DA1"/>
    <w:rsid w:val="00651FB5"/>
    <w:rsid w:val="00652700"/>
    <w:rsid w:val="00652905"/>
    <w:rsid w:val="00652AB8"/>
    <w:rsid w:val="00652F2B"/>
    <w:rsid w:val="00652F5B"/>
    <w:rsid w:val="0065302B"/>
    <w:rsid w:val="00653471"/>
    <w:rsid w:val="0065349B"/>
    <w:rsid w:val="00653706"/>
    <w:rsid w:val="0065376D"/>
    <w:rsid w:val="00653AAB"/>
    <w:rsid w:val="00653AFC"/>
    <w:rsid w:val="006540B2"/>
    <w:rsid w:val="006546FE"/>
    <w:rsid w:val="00654733"/>
    <w:rsid w:val="00654915"/>
    <w:rsid w:val="0065499F"/>
    <w:rsid w:val="00655150"/>
    <w:rsid w:val="0065537C"/>
    <w:rsid w:val="006559FE"/>
    <w:rsid w:val="00655C74"/>
    <w:rsid w:val="00656344"/>
    <w:rsid w:val="0065677A"/>
    <w:rsid w:val="00656A3C"/>
    <w:rsid w:val="00656F07"/>
    <w:rsid w:val="006579F9"/>
    <w:rsid w:val="00657B11"/>
    <w:rsid w:val="00657D3B"/>
    <w:rsid w:val="006601B0"/>
    <w:rsid w:val="0066072C"/>
    <w:rsid w:val="006609CF"/>
    <w:rsid w:val="00660AD3"/>
    <w:rsid w:val="00660CDE"/>
    <w:rsid w:val="00660FB5"/>
    <w:rsid w:val="00661795"/>
    <w:rsid w:val="00661EC3"/>
    <w:rsid w:val="006627F7"/>
    <w:rsid w:val="00662CC8"/>
    <w:rsid w:val="00662D05"/>
    <w:rsid w:val="00662EF3"/>
    <w:rsid w:val="00662FB1"/>
    <w:rsid w:val="00662FEF"/>
    <w:rsid w:val="00663247"/>
    <w:rsid w:val="00663316"/>
    <w:rsid w:val="0066339D"/>
    <w:rsid w:val="006639DD"/>
    <w:rsid w:val="00663D86"/>
    <w:rsid w:val="006642C6"/>
    <w:rsid w:val="00664367"/>
    <w:rsid w:val="0066444D"/>
    <w:rsid w:val="00664897"/>
    <w:rsid w:val="0066490F"/>
    <w:rsid w:val="00664C44"/>
    <w:rsid w:val="00664CC6"/>
    <w:rsid w:val="00664F3D"/>
    <w:rsid w:val="006657D8"/>
    <w:rsid w:val="00665ABA"/>
    <w:rsid w:val="00665B11"/>
    <w:rsid w:val="00666C19"/>
    <w:rsid w:val="00666EEA"/>
    <w:rsid w:val="00667016"/>
    <w:rsid w:val="006670B4"/>
    <w:rsid w:val="0066787D"/>
    <w:rsid w:val="006678D6"/>
    <w:rsid w:val="006679B8"/>
    <w:rsid w:val="00667E7B"/>
    <w:rsid w:val="00667F55"/>
    <w:rsid w:val="006700CD"/>
    <w:rsid w:val="00670484"/>
    <w:rsid w:val="006706C4"/>
    <w:rsid w:val="0067078F"/>
    <w:rsid w:val="006707C7"/>
    <w:rsid w:val="0067128D"/>
    <w:rsid w:val="006715DC"/>
    <w:rsid w:val="00671D79"/>
    <w:rsid w:val="00671EF3"/>
    <w:rsid w:val="00672197"/>
    <w:rsid w:val="006724FA"/>
    <w:rsid w:val="006733B5"/>
    <w:rsid w:val="0067340E"/>
    <w:rsid w:val="00673774"/>
    <w:rsid w:val="006737F2"/>
    <w:rsid w:val="0067388D"/>
    <w:rsid w:val="00673902"/>
    <w:rsid w:val="00673B55"/>
    <w:rsid w:val="00673BD1"/>
    <w:rsid w:val="006745C6"/>
    <w:rsid w:val="00674652"/>
    <w:rsid w:val="00674663"/>
    <w:rsid w:val="00674BD6"/>
    <w:rsid w:val="0067515E"/>
    <w:rsid w:val="00675843"/>
    <w:rsid w:val="006761AB"/>
    <w:rsid w:val="006761D1"/>
    <w:rsid w:val="0067623F"/>
    <w:rsid w:val="0067643F"/>
    <w:rsid w:val="006765BD"/>
    <w:rsid w:val="006768CE"/>
    <w:rsid w:val="00676C3B"/>
    <w:rsid w:val="00676D02"/>
    <w:rsid w:val="00676DF4"/>
    <w:rsid w:val="006770A5"/>
    <w:rsid w:val="0067761C"/>
    <w:rsid w:val="006776B2"/>
    <w:rsid w:val="00677A0D"/>
    <w:rsid w:val="00677C06"/>
    <w:rsid w:val="006805E5"/>
    <w:rsid w:val="00680875"/>
    <w:rsid w:val="006809A1"/>
    <w:rsid w:val="00680B09"/>
    <w:rsid w:val="00680BBF"/>
    <w:rsid w:val="00680E2F"/>
    <w:rsid w:val="00681364"/>
    <w:rsid w:val="00681571"/>
    <w:rsid w:val="00681825"/>
    <w:rsid w:val="00682456"/>
    <w:rsid w:val="00682607"/>
    <w:rsid w:val="00682638"/>
    <w:rsid w:val="00682B31"/>
    <w:rsid w:val="0068340D"/>
    <w:rsid w:val="00683486"/>
    <w:rsid w:val="006834A9"/>
    <w:rsid w:val="00683749"/>
    <w:rsid w:val="00683A54"/>
    <w:rsid w:val="00683A79"/>
    <w:rsid w:val="006841FD"/>
    <w:rsid w:val="006847FE"/>
    <w:rsid w:val="00684954"/>
    <w:rsid w:val="00684D0E"/>
    <w:rsid w:val="006850DB"/>
    <w:rsid w:val="0068511A"/>
    <w:rsid w:val="00685474"/>
    <w:rsid w:val="006859E0"/>
    <w:rsid w:val="00685F2F"/>
    <w:rsid w:val="006864B5"/>
    <w:rsid w:val="00686549"/>
    <w:rsid w:val="0068679D"/>
    <w:rsid w:val="0068717E"/>
    <w:rsid w:val="00687398"/>
    <w:rsid w:val="006876F6"/>
    <w:rsid w:val="00687B9C"/>
    <w:rsid w:val="00687D31"/>
    <w:rsid w:val="0069014C"/>
    <w:rsid w:val="006903E6"/>
    <w:rsid w:val="00690504"/>
    <w:rsid w:val="00690605"/>
    <w:rsid w:val="00690AAC"/>
    <w:rsid w:val="006910D5"/>
    <w:rsid w:val="00691220"/>
    <w:rsid w:val="00691341"/>
    <w:rsid w:val="006914AE"/>
    <w:rsid w:val="006916E7"/>
    <w:rsid w:val="00691B90"/>
    <w:rsid w:val="00691FD7"/>
    <w:rsid w:val="006922CB"/>
    <w:rsid w:val="006925D4"/>
    <w:rsid w:val="006926CE"/>
    <w:rsid w:val="0069275E"/>
    <w:rsid w:val="006929A5"/>
    <w:rsid w:val="00692CDF"/>
    <w:rsid w:val="00692F34"/>
    <w:rsid w:val="00693154"/>
    <w:rsid w:val="006939AA"/>
    <w:rsid w:val="00693C46"/>
    <w:rsid w:val="0069436C"/>
    <w:rsid w:val="006946D0"/>
    <w:rsid w:val="00694A3D"/>
    <w:rsid w:val="00694EA3"/>
    <w:rsid w:val="00694FD5"/>
    <w:rsid w:val="006950AD"/>
    <w:rsid w:val="00695454"/>
    <w:rsid w:val="00695811"/>
    <w:rsid w:val="00696088"/>
    <w:rsid w:val="00696124"/>
    <w:rsid w:val="006963DB"/>
    <w:rsid w:val="00696572"/>
    <w:rsid w:val="0069677A"/>
    <w:rsid w:val="00696E3C"/>
    <w:rsid w:val="00696E40"/>
    <w:rsid w:val="006976E6"/>
    <w:rsid w:val="0069780A"/>
    <w:rsid w:val="006A0326"/>
    <w:rsid w:val="006A0794"/>
    <w:rsid w:val="006A0B53"/>
    <w:rsid w:val="006A1437"/>
    <w:rsid w:val="006A17C2"/>
    <w:rsid w:val="006A21C7"/>
    <w:rsid w:val="006A2248"/>
    <w:rsid w:val="006A23D9"/>
    <w:rsid w:val="006A26BA"/>
    <w:rsid w:val="006A29EF"/>
    <w:rsid w:val="006A2B1B"/>
    <w:rsid w:val="006A2CFF"/>
    <w:rsid w:val="006A324D"/>
    <w:rsid w:val="006A3445"/>
    <w:rsid w:val="006A3552"/>
    <w:rsid w:val="006A3CD3"/>
    <w:rsid w:val="006A3CDD"/>
    <w:rsid w:val="006A3E34"/>
    <w:rsid w:val="006A44FF"/>
    <w:rsid w:val="006A4803"/>
    <w:rsid w:val="006A4D41"/>
    <w:rsid w:val="006A4F94"/>
    <w:rsid w:val="006A5691"/>
    <w:rsid w:val="006A56B0"/>
    <w:rsid w:val="006A5F05"/>
    <w:rsid w:val="006A61F3"/>
    <w:rsid w:val="006A678C"/>
    <w:rsid w:val="006A681F"/>
    <w:rsid w:val="006A6880"/>
    <w:rsid w:val="006A6AE7"/>
    <w:rsid w:val="006A70C3"/>
    <w:rsid w:val="006A7285"/>
    <w:rsid w:val="006A7499"/>
    <w:rsid w:val="006A7516"/>
    <w:rsid w:val="006A75A3"/>
    <w:rsid w:val="006A7772"/>
    <w:rsid w:val="006A77E4"/>
    <w:rsid w:val="006A7827"/>
    <w:rsid w:val="006A7A21"/>
    <w:rsid w:val="006A7A8E"/>
    <w:rsid w:val="006A7E71"/>
    <w:rsid w:val="006B0315"/>
    <w:rsid w:val="006B0569"/>
    <w:rsid w:val="006B13BA"/>
    <w:rsid w:val="006B1444"/>
    <w:rsid w:val="006B1687"/>
    <w:rsid w:val="006B17C0"/>
    <w:rsid w:val="006B1C1C"/>
    <w:rsid w:val="006B1EBE"/>
    <w:rsid w:val="006B242B"/>
    <w:rsid w:val="006B2862"/>
    <w:rsid w:val="006B28F1"/>
    <w:rsid w:val="006B2A2B"/>
    <w:rsid w:val="006B2E62"/>
    <w:rsid w:val="006B3453"/>
    <w:rsid w:val="006B36DE"/>
    <w:rsid w:val="006B3883"/>
    <w:rsid w:val="006B3BDF"/>
    <w:rsid w:val="006B4036"/>
    <w:rsid w:val="006B40A4"/>
    <w:rsid w:val="006B44A5"/>
    <w:rsid w:val="006B479E"/>
    <w:rsid w:val="006B4E44"/>
    <w:rsid w:val="006B4F74"/>
    <w:rsid w:val="006B5402"/>
    <w:rsid w:val="006B547D"/>
    <w:rsid w:val="006B54F1"/>
    <w:rsid w:val="006B5A28"/>
    <w:rsid w:val="006B6110"/>
    <w:rsid w:val="006B61E1"/>
    <w:rsid w:val="006B68A4"/>
    <w:rsid w:val="006B6D84"/>
    <w:rsid w:val="006B6F6A"/>
    <w:rsid w:val="006B6FB9"/>
    <w:rsid w:val="006B74DD"/>
    <w:rsid w:val="006B7705"/>
    <w:rsid w:val="006B7AD5"/>
    <w:rsid w:val="006B7FA8"/>
    <w:rsid w:val="006C040E"/>
    <w:rsid w:val="006C04DB"/>
    <w:rsid w:val="006C0A95"/>
    <w:rsid w:val="006C0D73"/>
    <w:rsid w:val="006C1143"/>
    <w:rsid w:val="006C1592"/>
    <w:rsid w:val="006C1C84"/>
    <w:rsid w:val="006C2041"/>
    <w:rsid w:val="006C229D"/>
    <w:rsid w:val="006C27BC"/>
    <w:rsid w:val="006C28DF"/>
    <w:rsid w:val="006C2A11"/>
    <w:rsid w:val="006C300C"/>
    <w:rsid w:val="006C30A5"/>
    <w:rsid w:val="006C32A2"/>
    <w:rsid w:val="006C34D1"/>
    <w:rsid w:val="006C38A1"/>
    <w:rsid w:val="006C3922"/>
    <w:rsid w:val="006C3A35"/>
    <w:rsid w:val="006C3C6D"/>
    <w:rsid w:val="006C3C91"/>
    <w:rsid w:val="006C44D3"/>
    <w:rsid w:val="006C4B1C"/>
    <w:rsid w:val="006C4B50"/>
    <w:rsid w:val="006C4BA9"/>
    <w:rsid w:val="006C4C7F"/>
    <w:rsid w:val="006C4FBD"/>
    <w:rsid w:val="006C52FD"/>
    <w:rsid w:val="006C5A8B"/>
    <w:rsid w:val="006C5BEF"/>
    <w:rsid w:val="006C63CA"/>
    <w:rsid w:val="006C6766"/>
    <w:rsid w:val="006C6900"/>
    <w:rsid w:val="006C699F"/>
    <w:rsid w:val="006C6C48"/>
    <w:rsid w:val="006C793E"/>
    <w:rsid w:val="006D012F"/>
    <w:rsid w:val="006D0865"/>
    <w:rsid w:val="006D1458"/>
    <w:rsid w:val="006D22D0"/>
    <w:rsid w:val="006D2388"/>
    <w:rsid w:val="006D2472"/>
    <w:rsid w:val="006D2845"/>
    <w:rsid w:val="006D2A27"/>
    <w:rsid w:val="006D3517"/>
    <w:rsid w:val="006D3757"/>
    <w:rsid w:val="006D39CB"/>
    <w:rsid w:val="006D3A0B"/>
    <w:rsid w:val="006D3A2B"/>
    <w:rsid w:val="006D3A71"/>
    <w:rsid w:val="006D3EAA"/>
    <w:rsid w:val="006D43C3"/>
    <w:rsid w:val="006D45B4"/>
    <w:rsid w:val="006D48A7"/>
    <w:rsid w:val="006D49E1"/>
    <w:rsid w:val="006D4C28"/>
    <w:rsid w:val="006D4C6B"/>
    <w:rsid w:val="006D530D"/>
    <w:rsid w:val="006D5779"/>
    <w:rsid w:val="006D5CD8"/>
    <w:rsid w:val="006D5E03"/>
    <w:rsid w:val="006D5EC8"/>
    <w:rsid w:val="006D5F21"/>
    <w:rsid w:val="006D5F49"/>
    <w:rsid w:val="006D605F"/>
    <w:rsid w:val="006D6237"/>
    <w:rsid w:val="006D659F"/>
    <w:rsid w:val="006D6844"/>
    <w:rsid w:val="006D6BDD"/>
    <w:rsid w:val="006D6C81"/>
    <w:rsid w:val="006D6DA6"/>
    <w:rsid w:val="006D7147"/>
    <w:rsid w:val="006D71BE"/>
    <w:rsid w:val="006D72F6"/>
    <w:rsid w:val="006D765D"/>
    <w:rsid w:val="006E0087"/>
    <w:rsid w:val="006E021A"/>
    <w:rsid w:val="006E064C"/>
    <w:rsid w:val="006E06D1"/>
    <w:rsid w:val="006E087D"/>
    <w:rsid w:val="006E09EC"/>
    <w:rsid w:val="006E0B80"/>
    <w:rsid w:val="006E0D38"/>
    <w:rsid w:val="006E0D83"/>
    <w:rsid w:val="006E0E1C"/>
    <w:rsid w:val="006E0EA9"/>
    <w:rsid w:val="006E1309"/>
    <w:rsid w:val="006E1667"/>
    <w:rsid w:val="006E196C"/>
    <w:rsid w:val="006E24BA"/>
    <w:rsid w:val="006E25BE"/>
    <w:rsid w:val="006E2664"/>
    <w:rsid w:val="006E2701"/>
    <w:rsid w:val="006E32D3"/>
    <w:rsid w:val="006E3ACF"/>
    <w:rsid w:val="006E3B9A"/>
    <w:rsid w:val="006E3F81"/>
    <w:rsid w:val="006E46D8"/>
    <w:rsid w:val="006E47F0"/>
    <w:rsid w:val="006E487C"/>
    <w:rsid w:val="006E48FD"/>
    <w:rsid w:val="006E4B8D"/>
    <w:rsid w:val="006E4D12"/>
    <w:rsid w:val="006E4D87"/>
    <w:rsid w:val="006E51D4"/>
    <w:rsid w:val="006E565C"/>
    <w:rsid w:val="006E572F"/>
    <w:rsid w:val="006E5766"/>
    <w:rsid w:val="006E621E"/>
    <w:rsid w:val="006E68C7"/>
    <w:rsid w:val="006E6CC2"/>
    <w:rsid w:val="006E6F9A"/>
    <w:rsid w:val="006E6FED"/>
    <w:rsid w:val="006E713E"/>
    <w:rsid w:val="006E71D1"/>
    <w:rsid w:val="006E71E0"/>
    <w:rsid w:val="006E7B85"/>
    <w:rsid w:val="006E7E70"/>
    <w:rsid w:val="006F019E"/>
    <w:rsid w:val="006F0346"/>
    <w:rsid w:val="006F0D60"/>
    <w:rsid w:val="006F0F1B"/>
    <w:rsid w:val="006F1039"/>
    <w:rsid w:val="006F19D7"/>
    <w:rsid w:val="006F1A9B"/>
    <w:rsid w:val="006F1AE9"/>
    <w:rsid w:val="006F215C"/>
    <w:rsid w:val="006F2479"/>
    <w:rsid w:val="006F256A"/>
    <w:rsid w:val="006F2AE9"/>
    <w:rsid w:val="006F2B6E"/>
    <w:rsid w:val="006F2D19"/>
    <w:rsid w:val="006F2FC7"/>
    <w:rsid w:val="006F326D"/>
    <w:rsid w:val="006F3568"/>
    <w:rsid w:val="006F3D52"/>
    <w:rsid w:val="006F3DF1"/>
    <w:rsid w:val="006F40BD"/>
    <w:rsid w:val="006F40E8"/>
    <w:rsid w:val="006F4697"/>
    <w:rsid w:val="006F4C8C"/>
    <w:rsid w:val="006F4D78"/>
    <w:rsid w:val="006F5407"/>
    <w:rsid w:val="006F5457"/>
    <w:rsid w:val="006F5913"/>
    <w:rsid w:val="006F5B59"/>
    <w:rsid w:val="006F5CB4"/>
    <w:rsid w:val="006F5E71"/>
    <w:rsid w:val="006F5FCF"/>
    <w:rsid w:val="006F6287"/>
    <w:rsid w:val="006F6370"/>
    <w:rsid w:val="006F6512"/>
    <w:rsid w:val="006F6F50"/>
    <w:rsid w:val="006F6F7C"/>
    <w:rsid w:val="006F7287"/>
    <w:rsid w:val="006F729A"/>
    <w:rsid w:val="006F78BB"/>
    <w:rsid w:val="0070032C"/>
    <w:rsid w:val="00700540"/>
    <w:rsid w:val="00700B80"/>
    <w:rsid w:val="00700D8D"/>
    <w:rsid w:val="00701206"/>
    <w:rsid w:val="0070135E"/>
    <w:rsid w:val="007014EC"/>
    <w:rsid w:val="00701A8F"/>
    <w:rsid w:val="00701AAD"/>
    <w:rsid w:val="00702001"/>
    <w:rsid w:val="007022F8"/>
    <w:rsid w:val="007024B5"/>
    <w:rsid w:val="00702F5B"/>
    <w:rsid w:val="00703624"/>
    <w:rsid w:val="00703A3B"/>
    <w:rsid w:val="00703AFF"/>
    <w:rsid w:val="00703E10"/>
    <w:rsid w:val="0070434D"/>
    <w:rsid w:val="007043BD"/>
    <w:rsid w:val="00704A3D"/>
    <w:rsid w:val="00704C57"/>
    <w:rsid w:val="00704F3D"/>
    <w:rsid w:val="0070510A"/>
    <w:rsid w:val="00705174"/>
    <w:rsid w:val="007051EA"/>
    <w:rsid w:val="0070544F"/>
    <w:rsid w:val="00705724"/>
    <w:rsid w:val="00706006"/>
    <w:rsid w:val="007064A6"/>
    <w:rsid w:val="007069F0"/>
    <w:rsid w:val="00706AB5"/>
    <w:rsid w:val="00706E75"/>
    <w:rsid w:val="00706EBE"/>
    <w:rsid w:val="007072A8"/>
    <w:rsid w:val="007073CE"/>
    <w:rsid w:val="00707CCC"/>
    <w:rsid w:val="00710828"/>
    <w:rsid w:val="0071162E"/>
    <w:rsid w:val="007117E9"/>
    <w:rsid w:val="00711847"/>
    <w:rsid w:val="00711E26"/>
    <w:rsid w:val="007125E6"/>
    <w:rsid w:val="00713009"/>
    <w:rsid w:val="0071319A"/>
    <w:rsid w:val="00713C06"/>
    <w:rsid w:val="00714524"/>
    <w:rsid w:val="00714788"/>
    <w:rsid w:val="007153F5"/>
    <w:rsid w:val="0071574C"/>
    <w:rsid w:val="00715771"/>
    <w:rsid w:val="007157BB"/>
    <w:rsid w:val="00715A75"/>
    <w:rsid w:val="00715CBC"/>
    <w:rsid w:val="00716081"/>
    <w:rsid w:val="00716775"/>
    <w:rsid w:val="00716A99"/>
    <w:rsid w:val="00716E5C"/>
    <w:rsid w:val="00717070"/>
    <w:rsid w:val="007179F5"/>
    <w:rsid w:val="00717BDA"/>
    <w:rsid w:val="00717CC5"/>
    <w:rsid w:val="00717F03"/>
    <w:rsid w:val="00717F90"/>
    <w:rsid w:val="00720282"/>
    <w:rsid w:val="00720BD6"/>
    <w:rsid w:val="0072166A"/>
    <w:rsid w:val="007216AB"/>
    <w:rsid w:val="00721A26"/>
    <w:rsid w:val="00721C5A"/>
    <w:rsid w:val="00721C7E"/>
    <w:rsid w:val="00721CD9"/>
    <w:rsid w:val="0072214E"/>
    <w:rsid w:val="007223C2"/>
    <w:rsid w:val="00723821"/>
    <w:rsid w:val="00723891"/>
    <w:rsid w:val="00723902"/>
    <w:rsid w:val="00723904"/>
    <w:rsid w:val="00723935"/>
    <w:rsid w:val="00724346"/>
    <w:rsid w:val="007243D3"/>
    <w:rsid w:val="007245B5"/>
    <w:rsid w:val="00724638"/>
    <w:rsid w:val="00724E85"/>
    <w:rsid w:val="00725022"/>
    <w:rsid w:val="007253AA"/>
    <w:rsid w:val="00725989"/>
    <w:rsid w:val="00725AE4"/>
    <w:rsid w:val="0072660A"/>
    <w:rsid w:val="0072695A"/>
    <w:rsid w:val="007277AD"/>
    <w:rsid w:val="007302E7"/>
    <w:rsid w:val="00730CBF"/>
    <w:rsid w:val="00730E0D"/>
    <w:rsid w:val="00731880"/>
    <w:rsid w:val="00732166"/>
    <w:rsid w:val="007327AB"/>
    <w:rsid w:val="00732ABB"/>
    <w:rsid w:val="00732D3E"/>
    <w:rsid w:val="00733094"/>
    <w:rsid w:val="007331F6"/>
    <w:rsid w:val="007337E8"/>
    <w:rsid w:val="00733A02"/>
    <w:rsid w:val="00733AF7"/>
    <w:rsid w:val="00733F48"/>
    <w:rsid w:val="007344D0"/>
    <w:rsid w:val="00734585"/>
    <w:rsid w:val="00734B34"/>
    <w:rsid w:val="00735AB1"/>
    <w:rsid w:val="00735DCD"/>
    <w:rsid w:val="007364D8"/>
    <w:rsid w:val="00736F35"/>
    <w:rsid w:val="007374D2"/>
    <w:rsid w:val="00737B8F"/>
    <w:rsid w:val="00740027"/>
    <w:rsid w:val="0074037D"/>
    <w:rsid w:val="007403BD"/>
    <w:rsid w:val="007404EE"/>
    <w:rsid w:val="00740927"/>
    <w:rsid w:val="00740D35"/>
    <w:rsid w:val="00741786"/>
    <w:rsid w:val="0074181C"/>
    <w:rsid w:val="00741A68"/>
    <w:rsid w:val="00741C5C"/>
    <w:rsid w:val="00741CCC"/>
    <w:rsid w:val="00741D84"/>
    <w:rsid w:val="00741DBB"/>
    <w:rsid w:val="007421AB"/>
    <w:rsid w:val="007425F3"/>
    <w:rsid w:val="00742EB8"/>
    <w:rsid w:val="0074315D"/>
    <w:rsid w:val="007440E3"/>
    <w:rsid w:val="00744193"/>
    <w:rsid w:val="00744874"/>
    <w:rsid w:val="00744949"/>
    <w:rsid w:val="00744CD5"/>
    <w:rsid w:val="00744F48"/>
    <w:rsid w:val="0074541F"/>
    <w:rsid w:val="0074582F"/>
    <w:rsid w:val="00745840"/>
    <w:rsid w:val="00745A40"/>
    <w:rsid w:val="00745D53"/>
    <w:rsid w:val="00746054"/>
    <w:rsid w:val="007462EE"/>
    <w:rsid w:val="007468BC"/>
    <w:rsid w:val="00746C1A"/>
    <w:rsid w:val="00746FE6"/>
    <w:rsid w:val="0074703A"/>
    <w:rsid w:val="00747214"/>
    <w:rsid w:val="00747513"/>
    <w:rsid w:val="00747540"/>
    <w:rsid w:val="007477F3"/>
    <w:rsid w:val="00747CCA"/>
    <w:rsid w:val="007507E2"/>
    <w:rsid w:val="00750A7C"/>
    <w:rsid w:val="00750C48"/>
    <w:rsid w:val="00751B79"/>
    <w:rsid w:val="00751E47"/>
    <w:rsid w:val="00751E87"/>
    <w:rsid w:val="00751E9B"/>
    <w:rsid w:val="00751EF0"/>
    <w:rsid w:val="007529E5"/>
    <w:rsid w:val="00752B82"/>
    <w:rsid w:val="00752B94"/>
    <w:rsid w:val="00753910"/>
    <w:rsid w:val="00753BE4"/>
    <w:rsid w:val="00753F08"/>
    <w:rsid w:val="00753F0E"/>
    <w:rsid w:val="00753F1A"/>
    <w:rsid w:val="00753F20"/>
    <w:rsid w:val="007544B2"/>
    <w:rsid w:val="00754D29"/>
    <w:rsid w:val="00754DAA"/>
    <w:rsid w:val="00754ECE"/>
    <w:rsid w:val="0075587C"/>
    <w:rsid w:val="00755960"/>
    <w:rsid w:val="00755C24"/>
    <w:rsid w:val="00755D6F"/>
    <w:rsid w:val="007560B2"/>
    <w:rsid w:val="00756C8F"/>
    <w:rsid w:val="00756E00"/>
    <w:rsid w:val="00757168"/>
    <w:rsid w:val="00757182"/>
    <w:rsid w:val="0075779C"/>
    <w:rsid w:val="00757CB9"/>
    <w:rsid w:val="00760500"/>
    <w:rsid w:val="0076097D"/>
    <w:rsid w:val="00761AA9"/>
    <w:rsid w:val="00762171"/>
    <w:rsid w:val="0076249C"/>
    <w:rsid w:val="0076317B"/>
    <w:rsid w:val="00763A40"/>
    <w:rsid w:val="00763B7D"/>
    <w:rsid w:val="00763BFC"/>
    <w:rsid w:val="00763F30"/>
    <w:rsid w:val="00764039"/>
    <w:rsid w:val="0076466E"/>
    <w:rsid w:val="0076497D"/>
    <w:rsid w:val="00764B0E"/>
    <w:rsid w:val="00765160"/>
    <w:rsid w:val="007655C0"/>
    <w:rsid w:val="00765861"/>
    <w:rsid w:val="00765BCB"/>
    <w:rsid w:val="00765D9C"/>
    <w:rsid w:val="007660BD"/>
    <w:rsid w:val="007670AB"/>
    <w:rsid w:val="00767235"/>
    <w:rsid w:val="00767264"/>
    <w:rsid w:val="007674E6"/>
    <w:rsid w:val="0076784E"/>
    <w:rsid w:val="00767871"/>
    <w:rsid w:val="00770AA4"/>
    <w:rsid w:val="00770AB8"/>
    <w:rsid w:val="007717D2"/>
    <w:rsid w:val="00771989"/>
    <w:rsid w:val="00772527"/>
    <w:rsid w:val="007733A6"/>
    <w:rsid w:val="0077352A"/>
    <w:rsid w:val="00773642"/>
    <w:rsid w:val="00773C32"/>
    <w:rsid w:val="00773C7C"/>
    <w:rsid w:val="00774289"/>
    <w:rsid w:val="00774311"/>
    <w:rsid w:val="00774315"/>
    <w:rsid w:val="00774511"/>
    <w:rsid w:val="00774AB4"/>
    <w:rsid w:val="00774AFC"/>
    <w:rsid w:val="00774B62"/>
    <w:rsid w:val="00774E84"/>
    <w:rsid w:val="0077561C"/>
    <w:rsid w:val="00775AF1"/>
    <w:rsid w:val="00775B5E"/>
    <w:rsid w:val="00776050"/>
    <w:rsid w:val="00776199"/>
    <w:rsid w:val="00776306"/>
    <w:rsid w:val="00776383"/>
    <w:rsid w:val="00776480"/>
    <w:rsid w:val="007766AD"/>
    <w:rsid w:val="007766EC"/>
    <w:rsid w:val="00776C74"/>
    <w:rsid w:val="00776D35"/>
    <w:rsid w:val="00776E2D"/>
    <w:rsid w:val="00776EC3"/>
    <w:rsid w:val="00777062"/>
    <w:rsid w:val="0077734F"/>
    <w:rsid w:val="00777868"/>
    <w:rsid w:val="007802BC"/>
    <w:rsid w:val="007802CD"/>
    <w:rsid w:val="007803EE"/>
    <w:rsid w:val="00780E60"/>
    <w:rsid w:val="00781108"/>
    <w:rsid w:val="0078148F"/>
    <w:rsid w:val="00781925"/>
    <w:rsid w:val="00781A00"/>
    <w:rsid w:val="00781D44"/>
    <w:rsid w:val="00781EC2"/>
    <w:rsid w:val="0078295F"/>
    <w:rsid w:val="00782A44"/>
    <w:rsid w:val="0078320F"/>
    <w:rsid w:val="00783445"/>
    <w:rsid w:val="00784164"/>
    <w:rsid w:val="007841DF"/>
    <w:rsid w:val="007842B9"/>
    <w:rsid w:val="007843BD"/>
    <w:rsid w:val="0078452D"/>
    <w:rsid w:val="00785309"/>
    <w:rsid w:val="007853E3"/>
    <w:rsid w:val="007855F9"/>
    <w:rsid w:val="00785FCD"/>
    <w:rsid w:val="007860AD"/>
    <w:rsid w:val="00786628"/>
    <w:rsid w:val="00786CBD"/>
    <w:rsid w:val="00786F8E"/>
    <w:rsid w:val="007871A8"/>
    <w:rsid w:val="00787737"/>
    <w:rsid w:val="00787C26"/>
    <w:rsid w:val="007902A0"/>
    <w:rsid w:val="00790976"/>
    <w:rsid w:val="00790D56"/>
    <w:rsid w:val="0079172F"/>
    <w:rsid w:val="0079225C"/>
    <w:rsid w:val="0079243B"/>
    <w:rsid w:val="0079263F"/>
    <w:rsid w:val="007928F0"/>
    <w:rsid w:val="007928F2"/>
    <w:rsid w:val="00792B7D"/>
    <w:rsid w:val="00792FF7"/>
    <w:rsid w:val="0079305A"/>
    <w:rsid w:val="007934F3"/>
    <w:rsid w:val="007935F0"/>
    <w:rsid w:val="00793A8E"/>
    <w:rsid w:val="00793CDC"/>
    <w:rsid w:val="00793DE5"/>
    <w:rsid w:val="00793E5C"/>
    <w:rsid w:val="00793F11"/>
    <w:rsid w:val="00794768"/>
    <w:rsid w:val="00794AA3"/>
    <w:rsid w:val="00794F50"/>
    <w:rsid w:val="007951A7"/>
    <w:rsid w:val="0079527D"/>
    <w:rsid w:val="0079549D"/>
    <w:rsid w:val="007955A1"/>
    <w:rsid w:val="007958AA"/>
    <w:rsid w:val="00796209"/>
    <w:rsid w:val="00796688"/>
    <w:rsid w:val="00796702"/>
    <w:rsid w:val="00797009"/>
    <w:rsid w:val="00797195"/>
    <w:rsid w:val="0079775A"/>
    <w:rsid w:val="00797D16"/>
    <w:rsid w:val="007A0412"/>
    <w:rsid w:val="007A0442"/>
    <w:rsid w:val="007A06D8"/>
    <w:rsid w:val="007A0886"/>
    <w:rsid w:val="007A0D25"/>
    <w:rsid w:val="007A0DE6"/>
    <w:rsid w:val="007A13E0"/>
    <w:rsid w:val="007A1B19"/>
    <w:rsid w:val="007A1FC1"/>
    <w:rsid w:val="007A204C"/>
    <w:rsid w:val="007A26E2"/>
    <w:rsid w:val="007A285C"/>
    <w:rsid w:val="007A2E63"/>
    <w:rsid w:val="007A317D"/>
    <w:rsid w:val="007A4254"/>
    <w:rsid w:val="007A432A"/>
    <w:rsid w:val="007A4868"/>
    <w:rsid w:val="007A4C92"/>
    <w:rsid w:val="007A5459"/>
    <w:rsid w:val="007A57A4"/>
    <w:rsid w:val="007A57D2"/>
    <w:rsid w:val="007A60DB"/>
    <w:rsid w:val="007A6996"/>
    <w:rsid w:val="007A6A42"/>
    <w:rsid w:val="007A6B15"/>
    <w:rsid w:val="007A6BDF"/>
    <w:rsid w:val="007A6C35"/>
    <w:rsid w:val="007A6D43"/>
    <w:rsid w:val="007A6DC0"/>
    <w:rsid w:val="007A72F3"/>
    <w:rsid w:val="007A75E5"/>
    <w:rsid w:val="007A7744"/>
    <w:rsid w:val="007A7959"/>
    <w:rsid w:val="007A795F"/>
    <w:rsid w:val="007A7DAA"/>
    <w:rsid w:val="007B02B6"/>
    <w:rsid w:val="007B060D"/>
    <w:rsid w:val="007B06DC"/>
    <w:rsid w:val="007B0948"/>
    <w:rsid w:val="007B0BBF"/>
    <w:rsid w:val="007B0BE9"/>
    <w:rsid w:val="007B0FD4"/>
    <w:rsid w:val="007B1490"/>
    <w:rsid w:val="007B14C0"/>
    <w:rsid w:val="007B164E"/>
    <w:rsid w:val="007B191A"/>
    <w:rsid w:val="007B1963"/>
    <w:rsid w:val="007B1DAC"/>
    <w:rsid w:val="007B253A"/>
    <w:rsid w:val="007B26A4"/>
    <w:rsid w:val="007B2B39"/>
    <w:rsid w:val="007B2B44"/>
    <w:rsid w:val="007B3200"/>
    <w:rsid w:val="007B33B3"/>
    <w:rsid w:val="007B3C72"/>
    <w:rsid w:val="007B3EBF"/>
    <w:rsid w:val="007B4224"/>
    <w:rsid w:val="007B528D"/>
    <w:rsid w:val="007B5382"/>
    <w:rsid w:val="007B547E"/>
    <w:rsid w:val="007B547F"/>
    <w:rsid w:val="007B5615"/>
    <w:rsid w:val="007B5C24"/>
    <w:rsid w:val="007B5CDC"/>
    <w:rsid w:val="007B629B"/>
    <w:rsid w:val="007B669C"/>
    <w:rsid w:val="007B6A78"/>
    <w:rsid w:val="007B6C3F"/>
    <w:rsid w:val="007B75A8"/>
    <w:rsid w:val="007B7628"/>
    <w:rsid w:val="007B7F89"/>
    <w:rsid w:val="007C002E"/>
    <w:rsid w:val="007C0142"/>
    <w:rsid w:val="007C0239"/>
    <w:rsid w:val="007C047A"/>
    <w:rsid w:val="007C04DC"/>
    <w:rsid w:val="007C0A80"/>
    <w:rsid w:val="007C0EB6"/>
    <w:rsid w:val="007C1034"/>
    <w:rsid w:val="007C10AE"/>
    <w:rsid w:val="007C14D7"/>
    <w:rsid w:val="007C22AC"/>
    <w:rsid w:val="007C2449"/>
    <w:rsid w:val="007C2879"/>
    <w:rsid w:val="007C2EE9"/>
    <w:rsid w:val="007C31A1"/>
    <w:rsid w:val="007C32D9"/>
    <w:rsid w:val="007C3314"/>
    <w:rsid w:val="007C37E7"/>
    <w:rsid w:val="007C3B57"/>
    <w:rsid w:val="007C400B"/>
    <w:rsid w:val="007C4229"/>
    <w:rsid w:val="007C4EC1"/>
    <w:rsid w:val="007C5A87"/>
    <w:rsid w:val="007C5CE8"/>
    <w:rsid w:val="007C5E41"/>
    <w:rsid w:val="007C60DD"/>
    <w:rsid w:val="007C6398"/>
    <w:rsid w:val="007C6560"/>
    <w:rsid w:val="007C6651"/>
    <w:rsid w:val="007C66AE"/>
    <w:rsid w:val="007C692B"/>
    <w:rsid w:val="007C6B43"/>
    <w:rsid w:val="007C6D86"/>
    <w:rsid w:val="007C7466"/>
    <w:rsid w:val="007C762B"/>
    <w:rsid w:val="007D0658"/>
    <w:rsid w:val="007D07B8"/>
    <w:rsid w:val="007D0913"/>
    <w:rsid w:val="007D0924"/>
    <w:rsid w:val="007D1322"/>
    <w:rsid w:val="007D142A"/>
    <w:rsid w:val="007D178B"/>
    <w:rsid w:val="007D1B1A"/>
    <w:rsid w:val="007D28FC"/>
    <w:rsid w:val="007D293B"/>
    <w:rsid w:val="007D2AED"/>
    <w:rsid w:val="007D2CEA"/>
    <w:rsid w:val="007D3203"/>
    <w:rsid w:val="007D3496"/>
    <w:rsid w:val="007D385E"/>
    <w:rsid w:val="007D3CEE"/>
    <w:rsid w:val="007D402B"/>
    <w:rsid w:val="007D41BE"/>
    <w:rsid w:val="007D4243"/>
    <w:rsid w:val="007D42EB"/>
    <w:rsid w:val="007D44C5"/>
    <w:rsid w:val="007D4847"/>
    <w:rsid w:val="007D4E23"/>
    <w:rsid w:val="007D5364"/>
    <w:rsid w:val="007D5AED"/>
    <w:rsid w:val="007D62CB"/>
    <w:rsid w:val="007D633F"/>
    <w:rsid w:val="007D64E8"/>
    <w:rsid w:val="007D650A"/>
    <w:rsid w:val="007D6BFD"/>
    <w:rsid w:val="007D6D6E"/>
    <w:rsid w:val="007D6E62"/>
    <w:rsid w:val="007D7372"/>
    <w:rsid w:val="007D73D0"/>
    <w:rsid w:val="007D74A7"/>
    <w:rsid w:val="007D77A6"/>
    <w:rsid w:val="007D7DA2"/>
    <w:rsid w:val="007D7E26"/>
    <w:rsid w:val="007E0166"/>
    <w:rsid w:val="007E083A"/>
    <w:rsid w:val="007E0982"/>
    <w:rsid w:val="007E0B11"/>
    <w:rsid w:val="007E1992"/>
    <w:rsid w:val="007E1ED0"/>
    <w:rsid w:val="007E22CD"/>
    <w:rsid w:val="007E246D"/>
    <w:rsid w:val="007E29E9"/>
    <w:rsid w:val="007E2E13"/>
    <w:rsid w:val="007E36D7"/>
    <w:rsid w:val="007E38A4"/>
    <w:rsid w:val="007E3E96"/>
    <w:rsid w:val="007E4A29"/>
    <w:rsid w:val="007E4EA1"/>
    <w:rsid w:val="007E516A"/>
    <w:rsid w:val="007E5180"/>
    <w:rsid w:val="007E5D19"/>
    <w:rsid w:val="007E5EBD"/>
    <w:rsid w:val="007E5F19"/>
    <w:rsid w:val="007E5F24"/>
    <w:rsid w:val="007E620C"/>
    <w:rsid w:val="007E6396"/>
    <w:rsid w:val="007E6411"/>
    <w:rsid w:val="007E68AB"/>
    <w:rsid w:val="007E6AAF"/>
    <w:rsid w:val="007E6EFF"/>
    <w:rsid w:val="007E7292"/>
    <w:rsid w:val="007E7895"/>
    <w:rsid w:val="007E78CB"/>
    <w:rsid w:val="007E7B2D"/>
    <w:rsid w:val="007E7E33"/>
    <w:rsid w:val="007E7F1B"/>
    <w:rsid w:val="007F0264"/>
    <w:rsid w:val="007F0604"/>
    <w:rsid w:val="007F095C"/>
    <w:rsid w:val="007F0DF3"/>
    <w:rsid w:val="007F0EBE"/>
    <w:rsid w:val="007F10BD"/>
    <w:rsid w:val="007F11C5"/>
    <w:rsid w:val="007F150C"/>
    <w:rsid w:val="007F1DAC"/>
    <w:rsid w:val="007F1E91"/>
    <w:rsid w:val="007F20A7"/>
    <w:rsid w:val="007F249E"/>
    <w:rsid w:val="007F2660"/>
    <w:rsid w:val="007F2B28"/>
    <w:rsid w:val="007F2DB1"/>
    <w:rsid w:val="007F31A3"/>
    <w:rsid w:val="007F358F"/>
    <w:rsid w:val="007F397D"/>
    <w:rsid w:val="007F3D79"/>
    <w:rsid w:val="007F41F8"/>
    <w:rsid w:val="007F4667"/>
    <w:rsid w:val="007F46FA"/>
    <w:rsid w:val="007F4869"/>
    <w:rsid w:val="007F48F2"/>
    <w:rsid w:val="007F4A7A"/>
    <w:rsid w:val="007F4DBA"/>
    <w:rsid w:val="007F60AD"/>
    <w:rsid w:val="007F629A"/>
    <w:rsid w:val="007F68AD"/>
    <w:rsid w:val="007F6A33"/>
    <w:rsid w:val="007F7408"/>
    <w:rsid w:val="007F74A1"/>
    <w:rsid w:val="007F76A7"/>
    <w:rsid w:val="007F7E4B"/>
    <w:rsid w:val="007F7FA1"/>
    <w:rsid w:val="008002F6"/>
    <w:rsid w:val="0080043B"/>
    <w:rsid w:val="008007AC"/>
    <w:rsid w:val="00800B5A"/>
    <w:rsid w:val="00800E22"/>
    <w:rsid w:val="00800E4A"/>
    <w:rsid w:val="00801A51"/>
    <w:rsid w:val="00801C90"/>
    <w:rsid w:val="00801CB7"/>
    <w:rsid w:val="00801D8D"/>
    <w:rsid w:val="00801E87"/>
    <w:rsid w:val="008022BA"/>
    <w:rsid w:val="00803307"/>
    <w:rsid w:val="008034E6"/>
    <w:rsid w:val="00803574"/>
    <w:rsid w:val="00803B8D"/>
    <w:rsid w:val="00803D5C"/>
    <w:rsid w:val="008041F0"/>
    <w:rsid w:val="00804ABB"/>
    <w:rsid w:val="00804D64"/>
    <w:rsid w:val="00805261"/>
    <w:rsid w:val="008052C2"/>
    <w:rsid w:val="00805367"/>
    <w:rsid w:val="0080537E"/>
    <w:rsid w:val="008058DB"/>
    <w:rsid w:val="00805B3C"/>
    <w:rsid w:val="00805D41"/>
    <w:rsid w:val="00805F53"/>
    <w:rsid w:val="00806463"/>
    <w:rsid w:val="0080650A"/>
    <w:rsid w:val="0080663A"/>
    <w:rsid w:val="0080669F"/>
    <w:rsid w:val="008069AC"/>
    <w:rsid w:val="00806DA2"/>
    <w:rsid w:val="00806E3F"/>
    <w:rsid w:val="00806F29"/>
    <w:rsid w:val="0080705C"/>
    <w:rsid w:val="0080794A"/>
    <w:rsid w:val="00807A91"/>
    <w:rsid w:val="00807C58"/>
    <w:rsid w:val="00807D9B"/>
    <w:rsid w:val="0081000E"/>
    <w:rsid w:val="00810304"/>
    <w:rsid w:val="008103AA"/>
    <w:rsid w:val="0081113E"/>
    <w:rsid w:val="008119A1"/>
    <w:rsid w:val="008119E4"/>
    <w:rsid w:val="00811F40"/>
    <w:rsid w:val="008128C2"/>
    <w:rsid w:val="008131BA"/>
    <w:rsid w:val="008132EA"/>
    <w:rsid w:val="008137A3"/>
    <w:rsid w:val="00813BD3"/>
    <w:rsid w:val="00813D97"/>
    <w:rsid w:val="0081405A"/>
    <w:rsid w:val="00814168"/>
    <w:rsid w:val="00814229"/>
    <w:rsid w:val="0081459A"/>
    <w:rsid w:val="00814611"/>
    <w:rsid w:val="00814848"/>
    <w:rsid w:val="00814F32"/>
    <w:rsid w:val="0081508C"/>
    <w:rsid w:val="00815539"/>
    <w:rsid w:val="00815DE3"/>
    <w:rsid w:val="00815E47"/>
    <w:rsid w:val="0081652F"/>
    <w:rsid w:val="00816960"/>
    <w:rsid w:val="00817364"/>
    <w:rsid w:val="00817A73"/>
    <w:rsid w:val="00817BA2"/>
    <w:rsid w:val="00817C1F"/>
    <w:rsid w:val="00817CC6"/>
    <w:rsid w:val="00817F82"/>
    <w:rsid w:val="00817FA8"/>
    <w:rsid w:val="0082047D"/>
    <w:rsid w:val="00820D38"/>
    <w:rsid w:val="008211A2"/>
    <w:rsid w:val="00821764"/>
    <w:rsid w:val="00821844"/>
    <w:rsid w:val="008218E2"/>
    <w:rsid w:val="008220E6"/>
    <w:rsid w:val="00822AFF"/>
    <w:rsid w:val="00822DF3"/>
    <w:rsid w:val="00823403"/>
    <w:rsid w:val="0082380E"/>
    <w:rsid w:val="0082383B"/>
    <w:rsid w:val="00823ECF"/>
    <w:rsid w:val="00823F57"/>
    <w:rsid w:val="00824177"/>
    <w:rsid w:val="00824A62"/>
    <w:rsid w:val="00825542"/>
    <w:rsid w:val="00825C22"/>
    <w:rsid w:val="00825C96"/>
    <w:rsid w:val="00825E34"/>
    <w:rsid w:val="00826517"/>
    <w:rsid w:val="00826A3C"/>
    <w:rsid w:val="00826B15"/>
    <w:rsid w:val="008270E7"/>
    <w:rsid w:val="008274B8"/>
    <w:rsid w:val="00827E39"/>
    <w:rsid w:val="0083006E"/>
    <w:rsid w:val="00830205"/>
    <w:rsid w:val="0083053D"/>
    <w:rsid w:val="00830939"/>
    <w:rsid w:val="00830D2D"/>
    <w:rsid w:val="00830EF8"/>
    <w:rsid w:val="00830F1E"/>
    <w:rsid w:val="008316F5"/>
    <w:rsid w:val="00832148"/>
    <w:rsid w:val="00832A39"/>
    <w:rsid w:val="00832C37"/>
    <w:rsid w:val="00832D64"/>
    <w:rsid w:val="00833276"/>
    <w:rsid w:val="00833A68"/>
    <w:rsid w:val="00834008"/>
    <w:rsid w:val="0083401E"/>
    <w:rsid w:val="00834361"/>
    <w:rsid w:val="008348A9"/>
    <w:rsid w:val="008348BF"/>
    <w:rsid w:val="0083498A"/>
    <w:rsid w:val="008350F0"/>
    <w:rsid w:val="0083531D"/>
    <w:rsid w:val="00835396"/>
    <w:rsid w:val="00835673"/>
    <w:rsid w:val="008356D6"/>
    <w:rsid w:val="00836703"/>
    <w:rsid w:val="0083769A"/>
    <w:rsid w:val="00837731"/>
    <w:rsid w:val="00837BE8"/>
    <w:rsid w:val="00837C19"/>
    <w:rsid w:val="0084004B"/>
    <w:rsid w:val="0084005C"/>
    <w:rsid w:val="008405A2"/>
    <w:rsid w:val="00840691"/>
    <w:rsid w:val="008409DA"/>
    <w:rsid w:val="00840B33"/>
    <w:rsid w:val="00840B66"/>
    <w:rsid w:val="00840B84"/>
    <w:rsid w:val="00840BF6"/>
    <w:rsid w:val="00840DB6"/>
    <w:rsid w:val="008411FE"/>
    <w:rsid w:val="00841B23"/>
    <w:rsid w:val="00841C25"/>
    <w:rsid w:val="00841C7F"/>
    <w:rsid w:val="00841E70"/>
    <w:rsid w:val="008420BD"/>
    <w:rsid w:val="00842FCB"/>
    <w:rsid w:val="008436FF"/>
    <w:rsid w:val="00843944"/>
    <w:rsid w:val="00843A84"/>
    <w:rsid w:val="0084446D"/>
    <w:rsid w:val="008444E7"/>
    <w:rsid w:val="0084482B"/>
    <w:rsid w:val="00844D15"/>
    <w:rsid w:val="00844DC7"/>
    <w:rsid w:val="00844DEC"/>
    <w:rsid w:val="00845611"/>
    <w:rsid w:val="008459A4"/>
    <w:rsid w:val="00845C86"/>
    <w:rsid w:val="00845E9D"/>
    <w:rsid w:val="00845F73"/>
    <w:rsid w:val="008464A6"/>
    <w:rsid w:val="008468FF"/>
    <w:rsid w:val="00846BA6"/>
    <w:rsid w:val="008470D3"/>
    <w:rsid w:val="008473B3"/>
    <w:rsid w:val="00847CE4"/>
    <w:rsid w:val="00847FDA"/>
    <w:rsid w:val="00850B3C"/>
    <w:rsid w:val="008511AD"/>
    <w:rsid w:val="0085142D"/>
    <w:rsid w:val="00851A4B"/>
    <w:rsid w:val="00851BA9"/>
    <w:rsid w:val="00852285"/>
    <w:rsid w:val="008525EB"/>
    <w:rsid w:val="0085279B"/>
    <w:rsid w:val="00852CE9"/>
    <w:rsid w:val="00852E8D"/>
    <w:rsid w:val="00853393"/>
    <w:rsid w:val="008533F8"/>
    <w:rsid w:val="008534C3"/>
    <w:rsid w:val="0085354F"/>
    <w:rsid w:val="008539EC"/>
    <w:rsid w:val="00853F85"/>
    <w:rsid w:val="00854217"/>
    <w:rsid w:val="00854305"/>
    <w:rsid w:val="0085432C"/>
    <w:rsid w:val="00854996"/>
    <w:rsid w:val="00854B9C"/>
    <w:rsid w:val="00854CC9"/>
    <w:rsid w:val="00854F21"/>
    <w:rsid w:val="008550F0"/>
    <w:rsid w:val="0085537F"/>
    <w:rsid w:val="00855431"/>
    <w:rsid w:val="0085559C"/>
    <w:rsid w:val="008557E2"/>
    <w:rsid w:val="00855B08"/>
    <w:rsid w:val="00856022"/>
    <w:rsid w:val="0085645A"/>
    <w:rsid w:val="00856547"/>
    <w:rsid w:val="00856912"/>
    <w:rsid w:val="00856C61"/>
    <w:rsid w:val="00856F3B"/>
    <w:rsid w:val="00856FEB"/>
    <w:rsid w:val="00857292"/>
    <w:rsid w:val="008574D7"/>
    <w:rsid w:val="00857CD0"/>
    <w:rsid w:val="00857E98"/>
    <w:rsid w:val="00860020"/>
    <w:rsid w:val="00860080"/>
    <w:rsid w:val="00860253"/>
    <w:rsid w:val="008603D9"/>
    <w:rsid w:val="00860A60"/>
    <w:rsid w:val="00860D32"/>
    <w:rsid w:val="00861764"/>
    <w:rsid w:val="008619E7"/>
    <w:rsid w:val="00861BAC"/>
    <w:rsid w:val="00861FD4"/>
    <w:rsid w:val="0086206F"/>
    <w:rsid w:val="008621E9"/>
    <w:rsid w:val="00862291"/>
    <w:rsid w:val="008622F3"/>
    <w:rsid w:val="00862514"/>
    <w:rsid w:val="00862631"/>
    <w:rsid w:val="00862B8C"/>
    <w:rsid w:val="0086309E"/>
    <w:rsid w:val="00863A60"/>
    <w:rsid w:val="00863A70"/>
    <w:rsid w:val="00863A94"/>
    <w:rsid w:val="00863CC4"/>
    <w:rsid w:val="00863E33"/>
    <w:rsid w:val="0086413A"/>
    <w:rsid w:val="008644BE"/>
    <w:rsid w:val="00864710"/>
    <w:rsid w:val="00864CDB"/>
    <w:rsid w:val="008650BD"/>
    <w:rsid w:val="00865BC6"/>
    <w:rsid w:val="0086659D"/>
    <w:rsid w:val="008671D3"/>
    <w:rsid w:val="008672B3"/>
    <w:rsid w:val="008674BD"/>
    <w:rsid w:val="00867B04"/>
    <w:rsid w:val="00867CFB"/>
    <w:rsid w:val="00867E1C"/>
    <w:rsid w:val="0087015E"/>
    <w:rsid w:val="00870684"/>
    <w:rsid w:val="00870BEF"/>
    <w:rsid w:val="00871013"/>
    <w:rsid w:val="00871307"/>
    <w:rsid w:val="00871573"/>
    <w:rsid w:val="00871C1A"/>
    <w:rsid w:val="00871CFF"/>
    <w:rsid w:val="008723F9"/>
    <w:rsid w:val="008726F1"/>
    <w:rsid w:val="008726FE"/>
    <w:rsid w:val="00872D77"/>
    <w:rsid w:val="00873E35"/>
    <w:rsid w:val="00873E3B"/>
    <w:rsid w:val="008740EE"/>
    <w:rsid w:val="00874B66"/>
    <w:rsid w:val="00875142"/>
    <w:rsid w:val="00875450"/>
    <w:rsid w:val="008754C1"/>
    <w:rsid w:val="00875722"/>
    <w:rsid w:val="00875F79"/>
    <w:rsid w:val="0087657B"/>
    <w:rsid w:val="00876812"/>
    <w:rsid w:val="00876871"/>
    <w:rsid w:val="00876975"/>
    <w:rsid w:val="00876B61"/>
    <w:rsid w:val="008773AA"/>
    <w:rsid w:val="008774E4"/>
    <w:rsid w:val="0087785C"/>
    <w:rsid w:val="00877B6F"/>
    <w:rsid w:val="0088016F"/>
    <w:rsid w:val="008804B2"/>
    <w:rsid w:val="008805AF"/>
    <w:rsid w:val="00880C1E"/>
    <w:rsid w:val="0088100B"/>
    <w:rsid w:val="00881194"/>
    <w:rsid w:val="00881533"/>
    <w:rsid w:val="00881BF4"/>
    <w:rsid w:val="00881C9B"/>
    <w:rsid w:val="0088204A"/>
    <w:rsid w:val="008821CE"/>
    <w:rsid w:val="0088312B"/>
    <w:rsid w:val="00883479"/>
    <w:rsid w:val="008837EC"/>
    <w:rsid w:val="00883BE9"/>
    <w:rsid w:val="00883EF7"/>
    <w:rsid w:val="008849D6"/>
    <w:rsid w:val="00884B6E"/>
    <w:rsid w:val="00884C29"/>
    <w:rsid w:val="00884CC8"/>
    <w:rsid w:val="00884CDC"/>
    <w:rsid w:val="008853D9"/>
    <w:rsid w:val="00885C3E"/>
    <w:rsid w:val="00885C4B"/>
    <w:rsid w:val="00885CBC"/>
    <w:rsid w:val="00885DFE"/>
    <w:rsid w:val="008861CA"/>
    <w:rsid w:val="00886380"/>
    <w:rsid w:val="008863DD"/>
    <w:rsid w:val="00886567"/>
    <w:rsid w:val="00887C40"/>
    <w:rsid w:val="00887DB6"/>
    <w:rsid w:val="00890073"/>
    <w:rsid w:val="008904AF"/>
    <w:rsid w:val="008909E7"/>
    <w:rsid w:val="00890D7F"/>
    <w:rsid w:val="00890F90"/>
    <w:rsid w:val="008911E7"/>
    <w:rsid w:val="008914D1"/>
    <w:rsid w:val="008917AD"/>
    <w:rsid w:val="00891D41"/>
    <w:rsid w:val="00891F8B"/>
    <w:rsid w:val="00892228"/>
    <w:rsid w:val="00892713"/>
    <w:rsid w:val="00892A27"/>
    <w:rsid w:val="00892F14"/>
    <w:rsid w:val="00892F73"/>
    <w:rsid w:val="008934C8"/>
    <w:rsid w:val="00893753"/>
    <w:rsid w:val="00893968"/>
    <w:rsid w:val="008941ED"/>
    <w:rsid w:val="00894300"/>
    <w:rsid w:val="00894729"/>
    <w:rsid w:val="00894902"/>
    <w:rsid w:val="00894AC6"/>
    <w:rsid w:val="0089567B"/>
    <w:rsid w:val="008956C8"/>
    <w:rsid w:val="00895C2D"/>
    <w:rsid w:val="0089612A"/>
    <w:rsid w:val="008963F1"/>
    <w:rsid w:val="00896617"/>
    <w:rsid w:val="008967DC"/>
    <w:rsid w:val="008968FE"/>
    <w:rsid w:val="00896F47"/>
    <w:rsid w:val="008972FF"/>
    <w:rsid w:val="00897576"/>
    <w:rsid w:val="008976EB"/>
    <w:rsid w:val="0089774D"/>
    <w:rsid w:val="00897A4E"/>
    <w:rsid w:val="00897AF4"/>
    <w:rsid w:val="00897F8D"/>
    <w:rsid w:val="00897FE3"/>
    <w:rsid w:val="008A009D"/>
    <w:rsid w:val="008A0AE2"/>
    <w:rsid w:val="008A140F"/>
    <w:rsid w:val="008A1687"/>
    <w:rsid w:val="008A1A82"/>
    <w:rsid w:val="008A1F85"/>
    <w:rsid w:val="008A21AA"/>
    <w:rsid w:val="008A2443"/>
    <w:rsid w:val="008A24AF"/>
    <w:rsid w:val="008A253D"/>
    <w:rsid w:val="008A2DBB"/>
    <w:rsid w:val="008A32CE"/>
    <w:rsid w:val="008A3539"/>
    <w:rsid w:val="008A36F1"/>
    <w:rsid w:val="008A38ED"/>
    <w:rsid w:val="008A3D46"/>
    <w:rsid w:val="008A3FAC"/>
    <w:rsid w:val="008A4526"/>
    <w:rsid w:val="008A46B4"/>
    <w:rsid w:val="008A47E2"/>
    <w:rsid w:val="008A4A0A"/>
    <w:rsid w:val="008A4E3F"/>
    <w:rsid w:val="008A5111"/>
    <w:rsid w:val="008A5450"/>
    <w:rsid w:val="008A551F"/>
    <w:rsid w:val="008A577D"/>
    <w:rsid w:val="008A5832"/>
    <w:rsid w:val="008A5DC5"/>
    <w:rsid w:val="008A6197"/>
    <w:rsid w:val="008A61D0"/>
    <w:rsid w:val="008A64EA"/>
    <w:rsid w:val="008A73EC"/>
    <w:rsid w:val="008A774A"/>
    <w:rsid w:val="008A7F35"/>
    <w:rsid w:val="008B0DB5"/>
    <w:rsid w:val="008B100F"/>
    <w:rsid w:val="008B101F"/>
    <w:rsid w:val="008B139E"/>
    <w:rsid w:val="008B1445"/>
    <w:rsid w:val="008B14A2"/>
    <w:rsid w:val="008B1A31"/>
    <w:rsid w:val="008B1B7A"/>
    <w:rsid w:val="008B1CAB"/>
    <w:rsid w:val="008B21C1"/>
    <w:rsid w:val="008B2E03"/>
    <w:rsid w:val="008B3A64"/>
    <w:rsid w:val="008B3E44"/>
    <w:rsid w:val="008B47AD"/>
    <w:rsid w:val="008B4C5A"/>
    <w:rsid w:val="008B4E31"/>
    <w:rsid w:val="008B5135"/>
    <w:rsid w:val="008B5E95"/>
    <w:rsid w:val="008B61B5"/>
    <w:rsid w:val="008B649B"/>
    <w:rsid w:val="008B6601"/>
    <w:rsid w:val="008B707B"/>
    <w:rsid w:val="008B7182"/>
    <w:rsid w:val="008B7481"/>
    <w:rsid w:val="008B7858"/>
    <w:rsid w:val="008B7B36"/>
    <w:rsid w:val="008C041D"/>
    <w:rsid w:val="008C058E"/>
    <w:rsid w:val="008C0663"/>
    <w:rsid w:val="008C07C7"/>
    <w:rsid w:val="008C09D5"/>
    <w:rsid w:val="008C0BCD"/>
    <w:rsid w:val="008C0F49"/>
    <w:rsid w:val="008C12DC"/>
    <w:rsid w:val="008C1379"/>
    <w:rsid w:val="008C18CA"/>
    <w:rsid w:val="008C1993"/>
    <w:rsid w:val="008C19B8"/>
    <w:rsid w:val="008C1BE1"/>
    <w:rsid w:val="008C263E"/>
    <w:rsid w:val="008C2823"/>
    <w:rsid w:val="008C2B68"/>
    <w:rsid w:val="008C3076"/>
    <w:rsid w:val="008C35B6"/>
    <w:rsid w:val="008C36D0"/>
    <w:rsid w:val="008C3A12"/>
    <w:rsid w:val="008C3AA8"/>
    <w:rsid w:val="008C3C76"/>
    <w:rsid w:val="008C404D"/>
    <w:rsid w:val="008C41E4"/>
    <w:rsid w:val="008C42F7"/>
    <w:rsid w:val="008C4305"/>
    <w:rsid w:val="008C43B3"/>
    <w:rsid w:val="008C4666"/>
    <w:rsid w:val="008C49EF"/>
    <w:rsid w:val="008C52E5"/>
    <w:rsid w:val="008C54A7"/>
    <w:rsid w:val="008C6442"/>
    <w:rsid w:val="008C64D7"/>
    <w:rsid w:val="008C6BC4"/>
    <w:rsid w:val="008C6E84"/>
    <w:rsid w:val="008C7415"/>
    <w:rsid w:val="008C77BA"/>
    <w:rsid w:val="008C7B1A"/>
    <w:rsid w:val="008C7BA9"/>
    <w:rsid w:val="008D00D4"/>
    <w:rsid w:val="008D041F"/>
    <w:rsid w:val="008D075F"/>
    <w:rsid w:val="008D09A2"/>
    <w:rsid w:val="008D0D15"/>
    <w:rsid w:val="008D0D18"/>
    <w:rsid w:val="008D0F27"/>
    <w:rsid w:val="008D10EE"/>
    <w:rsid w:val="008D10F1"/>
    <w:rsid w:val="008D10F2"/>
    <w:rsid w:val="008D16CE"/>
    <w:rsid w:val="008D1B96"/>
    <w:rsid w:val="008D1E32"/>
    <w:rsid w:val="008D1E59"/>
    <w:rsid w:val="008D1FE6"/>
    <w:rsid w:val="008D2144"/>
    <w:rsid w:val="008D254D"/>
    <w:rsid w:val="008D265D"/>
    <w:rsid w:val="008D2EF7"/>
    <w:rsid w:val="008D3694"/>
    <w:rsid w:val="008D3782"/>
    <w:rsid w:val="008D3B10"/>
    <w:rsid w:val="008D3B58"/>
    <w:rsid w:val="008D438D"/>
    <w:rsid w:val="008D4587"/>
    <w:rsid w:val="008D478F"/>
    <w:rsid w:val="008D4A7B"/>
    <w:rsid w:val="008D4CB2"/>
    <w:rsid w:val="008D50AA"/>
    <w:rsid w:val="008D53F6"/>
    <w:rsid w:val="008D5C30"/>
    <w:rsid w:val="008D5F4E"/>
    <w:rsid w:val="008D5F6E"/>
    <w:rsid w:val="008D60E0"/>
    <w:rsid w:val="008D64FB"/>
    <w:rsid w:val="008D699E"/>
    <w:rsid w:val="008D6BDF"/>
    <w:rsid w:val="008D6CDB"/>
    <w:rsid w:val="008D6E55"/>
    <w:rsid w:val="008D6EF3"/>
    <w:rsid w:val="008D7EA9"/>
    <w:rsid w:val="008E0312"/>
    <w:rsid w:val="008E05B7"/>
    <w:rsid w:val="008E07D9"/>
    <w:rsid w:val="008E082D"/>
    <w:rsid w:val="008E0ACA"/>
    <w:rsid w:val="008E0C25"/>
    <w:rsid w:val="008E0F37"/>
    <w:rsid w:val="008E135A"/>
    <w:rsid w:val="008E14CF"/>
    <w:rsid w:val="008E1D81"/>
    <w:rsid w:val="008E1EB7"/>
    <w:rsid w:val="008E22E7"/>
    <w:rsid w:val="008E2784"/>
    <w:rsid w:val="008E284F"/>
    <w:rsid w:val="008E2C2F"/>
    <w:rsid w:val="008E2C72"/>
    <w:rsid w:val="008E3500"/>
    <w:rsid w:val="008E383A"/>
    <w:rsid w:val="008E3882"/>
    <w:rsid w:val="008E38AB"/>
    <w:rsid w:val="008E3B66"/>
    <w:rsid w:val="008E3BA3"/>
    <w:rsid w:val="008E3BB9"/>
    <w:rsid w:val="008E3F42"/>
    <w:rsid w:val="008E4352"/>
    <w:rsid w:val="008E472B"/>
    <w:rsid w:val="008E4B3F"/>
    <w:rsid w:val="008E5023"/>
    <w:rsid w:val="008E547D"/>
    <w:rsid w:val="008E58A8"/>
    <w:rsid w:val="008E6511"/>
    <w:rsid w:val="008E6606"/>
    <w:rsid w:val="008E6632"/>
    <w:rsid w:val="008E663C"/>
    <w:rsid w:val="008E69C9"/>
    <w:rsid w:val="008E73A2"/>
    <w:rsid w:val="008E766E"/>
    <w:rsid w:val="008E77F3"/>
    <w:rsid w:val="008E7929"/>
    <w:rsid w:val="008E7AFC"/>
    <w:rsid w:val="008E7BBD"/>
    <w:rsid w:val="008E7D57"/>
    <w:rsid w:val="008E7D90"/>
    <w:rsid w:val="008E7E81"/>
    <w:rsid w:val="008F007E"/>
    <w:rsid w:val="008F0396"/>
    <w:rsid w:val="008F03C5"/>
    <w:rsid w:val="008F0632"/>
    <w:rsid w:val="008F08D4"/>
    <w:rsid w:val="008F0AB9"/>
    <w:rsid w:val="008F0D06"/>
    <w:rsid w:val="008F1080"/>
    <w:rsid w:val="008F13A5"/>
    <w:rsid w:val="008F1765"/>
    <w:rsid w:val="008F1991"/>
    <w:rsid w:val="008F1CBA"/>
    <w:rsid w:val="008F1E2F"/>
    <w:rsid w:val="008F22D3"/>
    <w:rsid w:val="008F245C"/>
    <w:rsid w:val="008F2508"/>
    <w:rsid w:val="008F2571"/>
    <w:rsid w:val="008F299A"/>
    <w:rsid w:val="008F29C9"/>
    <w:rsid w:val="008F4ABD"/>
    <w:rsid w:val="008F4C3F"/>
    <w:rsid w:val="008F4E62"/>
    <w:rsid w:val="008F5342"/>
    <w:rsid w:val="008F54CB"/>
    <w:rsid w:val="008F582E"/>
    <w:rsid w:val="008F59C3"/>
    <w:rsid w:val="008F59E8"/>
    <w:rsid w:val="008F5C22"/>
    <w:rsid w:val="008F60BD"/>
    <w:rsid w:val="008F6129"/>
    <w:rsid w:val="008F620C"/>
    <w:rsid w:val="008F6309"/>
    <w:rsid w:val="008F645D"/>
    <w:rsid w:val="008F66A2"/>
    <w:rsid w:val="008F67F8"/>
    <w:rsid w:val="008F6A16"/>
    <w:rsid w:val="008F6CE9"/>
    <w:rsid w:val="008F6D2F"/>
    <w:rsid w:val="008F6F3D"/>
    <w:rsid w:val="008F714E"/>
    <w:rsid w:val="008F72A2"/>
    <w:rsid w:val="008F735B"/>
    <w:rsid w:val="008F755E"/>
    <w:rsid w:val="008F7A78"/>
    <w:rsid w:val="0090019D"/>
    <w:rsid w:val="00900535"/>
    <w:rsid w:val="009008AA"/>
    <w:rsid w:val="00900B3B"/>
    <w:rsid w:val="00900DFD"/>
    <w:rsid w:val="0090132E"/>
    <w:rsid w:val="00901BFA"/>
    <w:rsid w:val="00902791"/>
    <w:rsid w:val="00902827"/>
    <w:rsid w:val="0090317A"/>
    <w:rsid w:val="00903618"/>
    <w:rsid w:val="00903DD5"/>
    <w:rsid w:val="00903E34"/>
    <w:rsid w:val="00903EFF"/>
    <w:rsid w:val="00904628"/>
    <w:rsid w:val="00904949"/>
    <w:rsid w:val="00904AB0"/>
    <w:rsid w:val="00904B8D"/>
    <w:rsid w:val="00904F10"/>
    <w:rsid w:val="0090514F"/>
    <w:rsid w:val="009051A8"/>
    <w:rsid w:val="00905594"/>
    <w:rsid w:val="009057EC"/>
    <w:rsid w:val="009058BE"/>
    <w:rsid w:val="009061C3"/>
    <w:rsid w:val="0090644B"/>
    <w:rsid w:val="009064F4"/>
    <w:rsid w:val="00906C1E"/>
    <w:rsid w:val="00906C60"/>
    <w:rsid w:val="009070BD"/>
    <w:rsid w:val="0090710F"/>
    <w:rsid w:val="009074B4"/>
    <w:rsid w:val="009074E6"/>
    <w:rsid w:val="0090778B"/>
    <w:rsid w:val="00907904"/>
    <w:rsid w:val="00907AAF"/>
    <w:rsid w:val="00907C07"/>
    <w:rsid w:val="00907F13"/>
    <w:rsid w:val="009102DD"/>
    <w:rsid w:val="00910627"/>
    <w:rsid w:val="00910D1E"/>
    <w:rsid w:val="00910FCC"/>
    <w:rsid w:val="00910FDA"/>
    <w:rsid w:val="0091133A"/>
    <w:rsid w:val="009115C4"/>
    <w:rsid w:val="00911696"/>
    <w:rsid w:val="009118F3"/>
    <w:rsid w:val="009119E3"/>
    <w:rsid w:val="00911C64"/>
    <w:rsid w:val="00911E09"/>
    <w:rsid w:val="00912199"/>
    <w:rsid w:val="0091234F"/>
    <w:rsid w:val="0091260E"/>
    <w:rsid w:val="00912784"/>
    <w:rsid w:val="00912F68"/>
    <w:rsid w:val="009136A6"/>
    <w:rsid w:val="00913916"/>
    <w:rsid w:val="00913977"/>
    <w:rsid w:val="009141A7"/>
    <w:rsid w:val="00914327"/>
    <w:rsid w:val="00914366"/>
    <w:rsid w:val="00914408"/>
    <w:rsid w:val="009146DE"/>
    <w:rsid w:val="0091472C"/>
    <w:rsid w:val="00914CDC"/>
    <w:rsid w:val="00914D1A"/>
    <w:rsid w:val="009158C8"/>
    <w:rsid w:val="00915E23"/>
    <w:rsid w:val="00915E5A"/>
    <w:rsid w:val="009160CB"/>
    <w:rsid w:val="00916440"/>
    <w:rsid w:val="00916539"/>
    <w:rsid w:val="00916E84"/>
    <w:rsid w:val="00916F22"/>
    <w:rsid w:val="00917008"/>
    <w:rsid w:val="0091718E"/>
    <w:rsid w:val="00917AEF"/>
    <w:rsid w:val="00917B30"/>
    <w:rsid w:val="00917B87"/>
    <w:rsid w:val="00917F69"/>
    <w:rsid w:val="009200EF"/>
    <w:rsid w:val="0092018F"/>
    <w:rsid w:val="009201BC"/>
    <w:rsid w:val="009203A1"/>
    <w:rsid w:val="0092073A"/>
    <w:rsid w:val="00921178"/>
    <w:rsid w:val="00921428"/>
    <w:rsid w:val="009218E1"/>
    <w:rsid w:val="00921C06"/>
    <w:rsid w:val="00921F2F"/>
    <w:rsid w:val="009221C2"/>
    <w:rsid w:val="00922441"/>
    <w:rsid w:val="00922630"/>
    <w:rsid w:val="00923531"/>
    <w:rsid w:val="009237FC"/>
    <w:rsid w:val="00923E5C"/>
    <w:rsid w:val="0092438D"/>
    <w:rsid w:val="0092452F"/>
    <w:rsid w:val="009249BE"/>
    <w:rsid w:val="009252B3"/>
    <w:rsid w:val="009255B3"/>
    <w:rsid w:val="00925726"/>
    <w:rsid w:val="0092589C"/>
    <w:rsid w:val="0092589F"/>
    <w:rsid w:val="009258D3"/>
    <w:rsid w:val="00925967"/>
    <w:rsid w:val="00925BF2"/>
    <w:rsid w:val="00925C9F"/>
    <w:rsid w:val="00925CC5"/>
    <w:rsid w:val="009263B6"/>
    <w:rsid w:val="0092644D"/>
    <w:rsid w:val="00926720"/>
    <w:rsid w:val="00926755"/>
    <w:rsid w:val="00926A26"/>
    <w:rsid w:val="00926A33"/>
    <w:rsid w:val="00926A3B"/>
    <w:rsid w:val="00926DA2"/>
    <w:rsid w:val="00926E14"/>
    <w:rsid w:val="009271D2"/>
    <w:rsid w:val="0092729F"/>
    <w:rsid w:val="009277EA"/>
    <w:rsid w:val="0092789D"/>
    <w:rsid w:val="00927D57"/>
    <w:rsid w:val="00927F19"/>
    <w:rsid w:val="00927FC7"/>
    <w:rsid w:val="009301A8"/>
    <w:rsid w:val="00930440"/>
    <w:rsid w:val="0093050D"/>
    <w:rsid w:val="0093062D"/>
    <w:rsid w:val="00931010"/>
    <w:rsid w:val="00931030"/>
    <w:rsid w:val="009310F3"/>
    <w:rsid w:val="00931CF1"/>
    <w:rsid w:val="00932D49"/>
    <w:rsid w:val="00933654"/>
    <w:rsid w:val="00933897"/>
    <w:rsid w:val="009344AE"/>
    <w:rsid w:val="00934834"/>
    <w:rsid w:val="009349DE"/>
    <w:rsid w:val="00934C6C"/>
    <w:rsid w:val="0093507C"/>
    <w:rsid w:val="00935BE3"/>
    <w:rsid w:val="00936F29"/>
    <w:rsid w:val="009373A4"/>
    <w:rsid w:val="009377DE"/>
    <w:rsid w:val="009404A8"/>
    <w:rsid w:val="00941285"/>
    <w:rsid w:val="009413B1"/>
    <w:rsid w:val="0094151C"/>
    <w:rsid w:val="0094165A"/>
    <w:rsid w:val="00941B57"/>
    <w:rsid w:val="009420D9"/>
    <w:rsid w:val="0094219E"/>
    <w:rsid w:val="00942796"/>
    <w:rsid w:val="00942AE3"/>
    <w:rsid w:val="009431CD"/>
    <w:rsid w:val="0094379B"/>
    <w:rsid w:val="00943925"/>
    <w:rsid w:val="00943955"/>
    <w:rsid w:val="0094397E"/>
    <w:rsid w:val="009442A1"/>
    <w:rsid w:val="0094432D"/>
    <w:rsid w:val="00944449"/>
    <w:rsid w:val="009450A6"/>
    <w:rsid w:val="00945BB2"/>
    <w:rsid w:val="00945D37"/>
    <w:rsid w:val="00945E9E"/>
    <w:rsid w:val="00946038"/>
    <w:rsid w:val="009460DA"/>
    <w:rsid w:val="009462CF"/>
    <w:rsid w:val="00946A98"/>
    <w:rsid w:val="00946BD6"/>
    <w:rsid w:val="00946C67"/>
    <w:rsid w:val="00946EC6"/>
    <w:rsid w:val="00946EFF"/>
    <w:rsid w:val="00947FCE"/>
    <w:rsid w:val="009502EB"/>
    <w:rsid w:val="0095063F"/>
    <w:rsid w:val="00950704"/>
    <w:rsid w:val="0095072B"/>
    <w:rsid w:val="0095080B"/>
    <w:rsid w:val="009509DB"/>
    <w:rsid w:val="009512EC"/>
    <w:rsid w:val="009513E2"/>
    <w:rsid w:val="009514E6"/>
    <w:rsid w:val="00951549"/>
    <w:rsid w:val="0095180E"/>
    <w:rsid w:val="00952373"/>
    <w:rsid w:val="00952916"/>
    <w:rsid w:val="00952C3B"/>
    <w:rsid w:val="00952C9E"/>
    <w:rsid w:val="0095317C"/>
    <w:rsid w:val="009536BA"/>
    <w:rsid w:val="00953C5C"/>
    <w:rsid w:val="0095446F"/>
    <w:rsid w:val="00954520"/>
    <w:rsid w:val="00954B4F"/>
    <w:rsid w:val="00954F39"/>
    <w:rsid w:val="00954FDB"/>
    <w:rsid w:val="0095532E"/>
    <w:rsid w:val="00955684"/>
    <w:rsid w:val="00955A36"/>
    <w:rsid w:val="00955A97"/>
    <w:rsid w:val="00956475"/>
    <w:rsid w:val="0095659A"/>
    <w:rsid w:val="00956F44"/>
    <w:rsid w:val="009573B3"/>
    <w:rsid w:val="00957490"/>
    <w:rsid w:val="0095784B"/>
    <w:rsid w:val="00957EC4"/>
    <w:rsid w:val="00960058"/>
    <w:rsid w:val="00960179"/>
    <w:rsid w:val="00960780"/>
    <w:rsid w:val="00960ACE"/>
    <w:rsid w:val="00960B64"/>
    <w:rsid w:val="009610DF"/>
    <w:rsid w:val="009617C5"/>
    <w:rsid w:val="009618D0"/>
    <w:rsid w:val="00961BD3"/>
    <w:rsid w:val="00961C37"/>
    <w:rsid w:val="00962F4A"/>
    <w:rsid w:val="0096322E"/>
    <w:rsid w:val="009632C7"/>
    <w:rsid w:val="00963DF4"/>
    <w:rsid w:val="009643B8"/>
    <w:rsid w:val="00964671"/>
    <w:rsid w:val="009646B4"/>
    <w:rsid w:val="00964A01"/>
    <w:rsid w:val="00964F4B"/>
    <w:rsid w:val="009651C3"/>
    <w:rsid w:val="0096528C"/>
    <w:rsid w:val="00965C25"/>
    <w:rsid w:val="0096644C"/>
    <w:rsid w:val="009669C8"/>
    <w:rsid w:val="00966B61"/>
    <w:rsid w:val="0096740B"/>
    <w:rsid w:val="00967482"/>
    <w:rsid w:val="00967973"/>
    <w:rsid w:val="00967B30"/>
    <w:rsid w:val="0097054E"/>
    <w:rsid w:val="00970560"/>
    <w:rsid w:val="00970694"/>
    <w:rsid w:val="00970A67"/>
    <w:rsid w:val="00970A8E"/>
    <w:rsid w:val="0097173B"/>
    <w:rsid w:val="00971A3A"/>
    <w:rsid w:val="00971D4C"/>
    <w:rsid w:val="00972078"/>
    <w:rsid w:val="009720F6"/>
    <w:rsid w:val="00972488"/>
    <w:rsid w:val="00972908"/>
    <w:rsid w:val="00972FBE"/>
    <w:rsid w:val="009732AF"/>
    <w:rsid w:val="00973A4C"/>
    <w:rsid w:val="00973A6E"/>
    <w:rsid w:val="00973D40"/>
    <w:rsid w:val="00973DB5"/>
    <w:rsid w:val="00973EFC"/>
    <w:rsid w:val="009740D7"/>
    <w:rsid w:val="00974AA2"/>
    <w:rsid w:val="00974C4A"/>
    <w:rsid w:val="00974FAC"/>
    <w:rsid w:val="00975241"/>
    <w:rsid w:val="009756D5"/>
    <w:rsid w:val="009757B0"/>
    <w:rsid w:val="00975954"/>
    <w:rsid w:val="009759A8"/>
    <w:rsid w:val="009763C1"/>
    <w:rsid w:val="009763E0"/>
    <w:rsid w:val="0097648A"/>
    <w:rsid w:val="0097649F"/>
    <w:rsid w:val="00976698"/>
    <w:rsid w:val="0097776F"/>
    <w:rsid w:val="00977B6F"/>
    <w:rsid w:val="00977C7A"/>
    <w:rsid w:val="00977CF6"/>
    <w:rsid w:val="00977F52"/>
    <w:rsid w:val="0098097E"/>
    <w:rsid w:val="009812D5"/>
    <w:rsid w:val="00981776"/>
    <w:rsid w:val="00981935"/>
    <w:rsid w:val="0098252E"/>
    <w:rsid w:val="009826B1"/>
    <w:rsid w:val="00982974"/>
    <w:rsid w:val="00982E60"/>
    <w:rsid w:val="009830D4"/>
    <w:rsid w:val="009831B8"/>
    <w:rsid w:val="00983566"/>
    <w:rsid w:val="00983DDE"/>
    <w:rsid w:val="00983FBA"/>
    <w:rsid w:val="0098442F"/>
    <w:rsid w:val="009845D7"/>
    <w:rsid w:val="00984714"/>
    <w:rsid w:val="00984B43"/>
    <w:rsid w:val="009850ED"/>
    <w:rsid w:val="00985330"/>
    <w:rsid w:val="0098555C"/>
    <w:rsid w:val="0098568E"/>
    <w:rsid w:val="0098600F"/>
    <w:rsid w:val="00986052"/>
    <w:rsid w:val="00986278"/>
    <w:rsid w:val="00986428"/>
    <w:rsid w:val="00986AE1"/>
    <w:rsid w:val="00986F19"/>
    <w:rsid w:val="00986F5C"/>
    <w:rsid w:val="00987241"/>
    <w:rsid w:val="0098766C"/>
    <w:rsid w:val="009876AD"/>
    <w:rsid w:val="00987D0B"/>
    <w:rsid w:val="00987D97"/>
    <w:rsid w:val="00987FCD"/>
    <w:rsid w:val="0099069F"/>
    <w:rsid w:val="00990730"/>
    <w:rsid w:val="009908EA"/>
    <w:rsid w:val="00990AFA"/>
    <w:rsid w:val="00990E67"/>
    <w:rsid w:val="0099100B"/>
    <w:rsid w:val="00992C4F"/>
    <w:rsid w:val="00992D87"/>
    <w:rsid w:val="009934BF"/>
    <w:rsid w:val="00993668"/>
    <w:rsid w:val="00993712"/>
    <w:rsid w:val="00993B73"/>
    <w:rsid w:val="00993D31"/>
    <w:rsid w:val="00993F85"/>
    <w:rsid w:val="00994677"/>
    <w:rsid w:val="00994825"/>
    <w:rsid w:val="00994962"/>
    <w:rsid w:val="009949F3"/>
    <w:rsid w:val="00994EDF"/>
    <w:rsid w:val="0099556C"/>
    <w:rsid w:val="0099556D"/>
    <w:rsid w:val="00995764"/>
    <w:rsid w:val="009958F7"/>
    <w:rsid w:val="00995C81"/>
    <w:rsid w:val="00995C95"/>
    <w:rsid w:val="00995D09"/>
    <w:rsid w:val="00996490"/>
    <w:rsid w:val="009967ED"/>
    <w:rsid w:val="00996A27"/>
    <w:rsid w:val="00996A35"/>
    <w:rsid w:val="0099739F"/>
    <w:rsid w:val="00997548"/>
    <w:rsid w:val="00997673"/>
    <w:rsid w:val="00997A39"/>
    <w:rsid w:val="00997BA6"/>
    <w:rsid w:val="009A0041"/>
    <w:rsid w:val="009A00CA"/>
    <w:rsid w:val="009A0499"/>
    <w:rsid w:val="009A04E1"/>
    <w:rsid w:val="009A0D36"/>
    <w:rsid w:val="009A13FF"/>
    <w:rsid w:val="009A1FCF"/>
    <w:rsid w:val="009A200E"/>
    <w:rsid w:val="009A2313"/>
    <w:rsid w:val="009A2656"/>
    <w:rsid w:val="009A27CB"/>
    <w:rsid w:val="009A2996"/>
    <w:rsid w:val="009A2C41"/>
    <w:rsid w:val="009A2DFC"/>
    <w:rsid w:val="009A3116"/>
    <w:rsid w:val="009A3321"/>
    <w:rsid w:val="009A371C"/>
    <w:rsid w:val="009A3A71"/>
    <w:rsid w:val="009A3B37"/>
    <w:rsid w:val="009A42D5"/>
    <w:rsid w:val="009A4664"/>
    <w:rsid w:val="009A4715"/>
    <w:rsid w:val="009A473B"/>
    <w:rsid w:val="009A4827"/>
    <w:rsid w:val="009A4ADB"/>
    <w:rsid w:val="009A4ADF"/>
    <w:rsid w:val="009A4D31"/>
    <w:rsid w:val="009A506E"/>
    <w:rsid w:val="009A5248"/>
    <w:rsid w:val="009A552D"/>
    <w:rsid w:val="009A5DAA"/>
    <w:rsid w:val="009A7550"/>
    <w:rsid w:val="009A7A5C"/>
    <w:rsid w:val="009A7B34"/>
    <w:rsid w:val="009A7CB4"/>
    <w:rsid w:val="009B043F"/>
    <w:rsid w:val="009B1453"/>
    <w:rsid w:val="009B23F5"/>
    <w:rsid w:val="009B2DFD"/>
    <w:rsid w:val="009B354E"/>
    <w:rsid w:val="009B35CA"/>
    <w:rsid w:val="009B3BED"/>
    <w:rsid w:val="009B48DA"/>
    <w:rsid w:val="009B4E42"/>
    <w:rsid w:val="009B4F14"/>
    <w:rsid w:val="009B56BE"/>
    <w:rsid w:val="009B5A96"/>
    <w:rsid w:val="009B6785"/>
    <w:rsid w:val="009B6E6F"/>
    <w:rsid w:val="009B7424"/>
    <w:rsid w:val="009B7506"/>
    <w:rsid w:val="009B7D3F"/>
    <w:rsid w:val="009B7F01"/>
    <w:rsid w:val="009C00EF"/>
    <w:rsid w:val="009C0E39"/>
    <w:rsid w:val="009C12C8"/>
    <w:rsid w:val="009C1938"/>
    <w:rsid w:val="009C1B2A"/>
    <w:rsid w:val="009C1B52"/>
    <w:rsid w:val="009C20D1"/>
    <w:rsid w:val="009C2217"/>
    <w:rsid w:val="009C2367"/>
    <w:rsid w:val="009C3057"/>
    <w:rsid w:val="009C305B"/>
    <w:rsid w:val="009C3190"/>
    <w:rsid w:val="009C3409"/>
    <w:rsid w:val="009C348F"/>
    <w:rsid w:val="009C36ED"/>
    <w:rsid w:val="009C3A6B"/>
    <w:rsid w:val="009C3AC6"/>
    <w:rsid w:val="009C3C62"/>
    <w:rsid w:val="009C465B"/>
    <w:rsid w:val="009C4B28"/>
    <w:rsid w:val="009C4D04"/>
    <w:rsid w:val="009C58E1"/>
    <w:rsid w:val="009C58EB"/>
    <w:rsid w:val="009C5C20"/>
    <w:rsid w:val="009C5CB3"/>
    <w:rsid w:val="009C5F38"/>
    <w:rsid w:val="009C620B"/>
    <w:rsid w:val="009C62A2"/>
    <w:rsid w:val="009C646A"/>
    <w:rsid w:val="009C6938"/>
    <w:rsid w:val="009C6A42"/>
    <w:rsid w:val="009C6C1E"/>
    <w:rsid w:val="009C7319"/>
    <w:rsid w:val="009C7D85"/>
    <w:rsid w:val="009D0537"/>
    <w:rsid w:val="009D05F9"/>
    <w:rsid w:val="009D0883"/>
    <w:rsid w:val="009D0D98"/>
    <w:rsid w:val="009D11CE"/>
    <w:rsid w:val="009D1538"/>
    <w:rsid w:val="009D17E5"/>
    <w:rsid w:val="009D1A9E"/>
    <w:rsid w:val="009D1B2D"/>
    <w:rsid w:val="009D1F38"/>
    <w:rsid w:val="009D2171"/>
    <w:rsid w:val="009D21A0"/>
    <w:rsid w:val="009D2913"/>
    <w:rsid w:val="009D2B26"/>
    <w:rsid w:val="009D2E33"/>
    <w:rsid w:val="009D333D"/>
    <w:rsid w:val="009D38BF"/>
    <w:rsid w:val="009D3CC8"/>
    <w:rsid w:val="009D471D"/>
    <w:rsid w:val="009D4726"/>
    <w:rsid w:val="009D4734"/>
    <w:rsid w:val="009D4CB4"/>
    <w:rsid w:val="009D5224"/>
    <w:rsid w:val="009D5984"/>
    <w:rsid w:val="009D5FDC"/>
    <w:rsid w:val="009D6500"/>
    <w:rsid w:val="009D67A6"/>
    <w:rsid w:val="009D68AE"/>
    <w:rsid w:val="009D6AB4"/>
    <w:rsid w:val="009D7220"/>
    <w:rsid w:val="009D7684"/>
    <w:rsid w:val="009D77B8"/>
    <w:rsid w:val="009D7B39"/>
    <w:rsid w:val="009D7B74"/>
    <w:rsid w:val="009E005D"/>
    <w:rsid w:val="009E012F"/>
    <w:rsid w:val="009E0140"/>
    <w:rsid w:val="009E03AE"/>
    <w:rsid w:val="009E0C1A"/>
    <w:rsid w:val="009E1351"/>
    <w:rsid w:val="009E1AC9"/>
    <w:rsid w:val="009E1DF3"/>
    <w:rsid w:val="009E1FE5"/>
    <w:rsid w:val="009E29CF"/>
    <w:rsid w:val="009E2C8E"/>
    <w:rsid w:val="009E2E90"/>
    <w:rsid w:val="009E39C5"/>
    <w:rsid w:val="009E3FCF"/>
    <w:rsid w:val="009E4171"/>
    <w:rsid w:val="009E417E"/>
    <w:rsid w:val="009E4238"/>
    <w:rsid w:val="009E5082"/>
    <w:rsid w:val="009E51AC"/>
    <w:rsid w:val="009E5799"/>
    <w:rsid w:val="009E5D2C"/>
    <w:rsid w:val="009E5DBA"/>
    <w:rsid w:val="009E5E02"/>
    <w:rsid w:val="009E5E18"/>
    <w:rsid w:val="009E693B"/>
    <w:rsid w:val="009E7280"/>
    <w:rsid w:val="009E7A34"/>
    <w:rsid w:val="009E7AF4"/>
    <w:rsid w:val="009F02BA"/>
    <w:rsid w:val="009F05D6"/>
    <w:rsid w:val="009F14FA"/>
    <w:rsid w:val="009F1818"/>
    <w:rsid w:val="009F1EBD"/>
    <w:rsid w:val="009F20D3"/>
    <w:rsid w:val="009F2340"/>
    <w:rsid w:val="009F265E"/>
    <w:rsid w:val="009F2B18"/>
    <w:rsid w:val="009F2C61"/>
    <w:rsid w:val="009F3639"/>
    <w:rsid w:val="009F39D3"/>
    <w:rsid w:val="009F3B2F"/>
    <w:rsid w:val="009F3BD1"/>
    <w:rsid w:val="009F3C05"/>
    <w:rsid w:val="009F416A"/>
    <w:rsid w:val="009F4388"/>
    <w:rsid w:val="009F455D"/>
    <w:rsid w:val="009F4BD5"/>
    <w:rsid w:val="009F5024"/>
    <w:rsid w:val="009F5702"/>
    <w:rsid w:val="009F58DA"/>
    <w:rsid w:val="009F5D17"/>
    <w:rsid w:val="009F5E62"/>
    <w:rsid w:val="009F60B6"/>
    <w:rsid w:val="009F6328"/>
    <w:rsid w:val="009F6584"/>
    <w:rsid w:val="009F65B8"/>
    <w:rsid w:val="009F67C9"/>
    <w:rsid w:val="009F6845"/>
    <w:rsid w:val="009F6C2E"/>
    <w:rsid w:val="009F738D"/>
    <w:rsid w:val="009F73D1"/>
    <w:rsid w:val="009F7404"/>
    <w:rsid w:val="009F7450"/>
    <w:rsid w:val="009F77FD"/>
    <w:rsid w:val="009F7827"/>
    <w:rsid w:val="009F7A4E"/>
    <w:rsid w:val="009F7D4A"/>
    <w:rsid w:val="009F7D70"/>
    <w:rsid w:val="009F7DCB"/>
    <w:rsid w:val="009F7E35"/>
    <w:rsid w:val="00A0157E"/>
    <w:rsid w:val="00A0182B"/>
    <w:rsid w:val="00A01961"/>
    <w:rsid w:val="00A01FC6"/>
    <w:rsid w:val="00A028AF"/>
    <w:rsid w:val="00A02BAC"/>
    <w:rsid w:val="00A02E4C"/>
    <w:rsid w:val="00A03138"/>
    <w:rsid w:val="00A03302"/>
    <w:rsid w:val="00A03848"/>
    <w:rsid w:val="00A03AC9"/>
    <w:rsid w:val="00A03C83"/>
    <w:rsid w:val="00A03D38"/>
    <w:rsid w:val="00A04119"/>
    <w:rsid w:val="00A042C2"/>
    <w:rsid w:val="00A04662"/>
    <w:rsid w:val="00A04756"/>
    <w:rsid w:val="00A04C5A"/>
    <w:rsid w:val="00A04CEB"/>
    <w:rsid w:val="00A04E45"/>
    <w:rsid w:val="00A0501F"/>
    <w:rsid w:val="00A05221"/>
    <w:rsid w:val="00A059C4"/>
    <w:rsid w:val="00A05FE1"/>
    <w:rsid w:val="00A0604E"/>
    <w:rsid w:val="00A060D3"/>
    <w:rsid w:val="00A065DD"/>
    <w:rsid w:val="00A06757"/>
    <w:rsid w:val="00A0694E"/>
    <w:rsid w:val="00A06A29"/>
    <w:rsid w:val="00A06ACC"/>
    <w:rsid w:val="00A06EA8"/>
    <w:rsid w:val="00A10032"/>
    <w:rsid w:val="00A1056E"/>
    <w:rsid w:val="00A1096C"/>
    <w:rsid w:val="00A10F9C"/>
    <w:rsid w:val="00A11848"/>
    <w:rsid w:val="00A119BF"/>
    <w:rsid w:val="00A11DE4"/>
    <w:rsid w:val="00A12E9B"/>
    <w:rsid w:val="00A133A1"/>
    <w:rsid w:val="00A134A4"/>
    <w:rsid w:val="00A1360B"/>
    <w:rsid w:val="00A1393D"/>
    <w:rsid w:val="00A13C0A"/>
    <w:rsid w:val="00A13CBE"/>
    <w:rsid w:val="00A143C8"/>
    <w:rsid w:val="00A14588"/>
    <w:rsid w:val="00A145A6"/>
    <w:rsid w:val="00A145C8"/>
    <w:rsid w:val="00A1495D"/>
    <w:rsid w:val="00A14D1D"/>
    <w:rsid w:val="00A14EE9"/>
    <w:rsid w:val="00A153B7"/>
    <w:rsid w:val="00A15484"/>
    <w:rsid w:val="00A15B0F"/>
    <w:rsid w:val="00A15FC1"/>
    <w:rsid w:val="00A1611D"/>
    <w:rsid w:val="00A162B2"/>
    <w:rsid w:val="00A1645E"/>
    <w:rsid w:val="00A16713"/>
    <w:rsid w:val="00A16CF7"/>
    <w:rsid w:val="00A16F6C"/>
    <w:rsid w:val="00A17DB3"/>
    <w:rsid w:val="00A17E9B"/>
    <w:rsid w:val="00A202F1"/>
    <w:rsid w:val="00A207BB"/>
    <w:rsid w:val="00A2090A"/>
    <w:rsid w:val="00A20E35"/>
    <w:rsid w:val="00A216A1"/>
    <w:rsid w:val="00A21730"/>
    <w:rsid w:val="00A21A0C"/>
    <w:rsid w:val="00A21AC2"/>
    <w:rsid w:val="00A22539"/>
    <w:rsid w:val="00A2283F"/>
    <w:rsid w:val="00A2299D"/>
    <w:rsid w:val="00A22B8C"/>
    <w:rsid w:val="00A22ECB"/>
    <w:rsid w:val="00A2334A"/>
    <w:rsid w:val="00A2339D"/>
    <w:rsid w:val="00A23502"/>
    <w:rsid w:val="00A23DF1"/>
    <w:rsid w:val="00A23E5B"/>
    <w:rsid w:val="00A246E8"/>
    <w:rsid w:val="00A24724"/>
    <w:rsid w:val="00A248E0"/>
    <w:rsid w:val="00A248EC"/>
    <w:rsid w:val="00A24F6F"/>
    <w:rsid w:val="00A24F96"/>
    <w:rsid w:val="00A2519D"/>
    <w:rsid w:val="00A254CD"/>
    <w:rsid w:val="00A254E3"/>
    <w:rsid w:val="00A25D2E"/>
    <w:rsid w:val="00A25EAE"/>
    <w:rsid w:val="00A25F53"/>
    <w:rsid w:val="00A26021"/>
    <w:rsid w:val="00A267CF"/>
    <w:rsid w:val="00A26C23"/>
    <w:rsid w:val="00A26FC6"/>
    <w:rsid w:val="00A2700B"/>
    <w:rsid w:val="00A27472"/>
    <w:rsid w:val="00A275E4"/>
    <w:rsid w:val="00A3025D"/>
    <w:rsid w:val="00A30596"/>
    <w:rsid w:val="00A30755"/>
    <w:rsid w:val="00A30B91"/>
    <w:rsid w:val="00A31116"/>
    <w:rsid w:val="00A31DCC"/>
    <w:rsid w:val="00A31DFA"/>
    <w:rsid w:val="00A31E73"/>
    <w:rsid w:val="00A32126"/>
    <w:rsid w:val="00A321CD"/>
    <w:rsid w:val="00A32257"/>
    <w:rsid w:val="00A324E3"/>
    <w:rsid w:val="00A325FA"/>
    <w:rsid w:val="00A3270E"/>
    <w:rsid w:val="00A32DF9"/>
    <w:rsid w:val="00A33061"/>
    <w:rsid w:val="00A33102"/>
    <w:rsid w:val="00A33312"/>
    <w:rsid w:val="00A333AF"/>
    <w:rsid w:val="00A3373B"/>
    <w:rsid w:val="00A33A35"/>
    <w:rsid w:val="00A33A36"/>
    <w:rsid w:val="00A33C39"/>
    <w:rsid w:val="00A3403E"/>
    <w:rsid w:val="00A34C40"/>
    <w:rsid w:val="00A34CDA"/>
    <w:rsid w:val="00A358AE"/>
    <w:rsid w:val="00A35A32"/>
    <w:rsid w:val="00A35C4A"/>
    <w:rsid w:val="00A35EC4"/>
    <w:rsid w:val="00A35FBE"/>
    <w:rsid w:val="00A36564"/>
    <w:rsid w:val="00A36C3E"/>
    <w:rsid w:val="00A3700B"/>
    <w:rsid w:val="00A370F4"/>
    <w:rsid w:val="00A37934"/>
    <w:rsid w:val="00A37C66"/>
    <w:rsid w:val="00A37FBC"/>
    <w:rsid w:val="00A40090"/>
    <w:rsid w:val="00A400CC"/>
    <w:rsid w:val="00A406ED"/>
    <w:rsid w:val="00A40F2C"/>
    <w:rsid w:val="00A4157D"/>
    <w:rsid w:val="00A41BB9"/>
    <w:rsid w:val="00A41D4B"/>
    <w:rsid w:val="00A42006"/>
    <w:rsid w:val="00A42824"/>
    <w:rsid w:val="00A42C1B"/>
    <w:rsid w:val="00A42DAC"/>
    <w:rsid w:val="00A42E27"/>
    <w:rsid w:val="00A43415"/>
    <w:rsid w:val="00A43A17"/>
    <w:rsid w:val="00A43ABC"/>
    <w:rsid w:val="00A43AED"/>
    <w:rsid w:val="00A43DEB"/>
    <w:rsid w:val="00A43E3A"/>
    <w:rsid w:val="00A43E52"/>
    <w:rsid w:val="00A43E74"/>
    <w:rsid w:val="00A43F6C"/>
    <w:rsid w:val="00A440BE"/>
    <w:rsid w:val="00A4436D"/>
    <w:rsid w:val="00A444F2"/>
    <w:rsid w:val="00A44AA8"/>
    <w:rsid w:val="00A4501D"/>
    <w:rsid w:val="00A453E1"/>
    <w:rsid w:val="00A456FC"/>
    <w:rsid w:val="00A45715"/>
    <w:rsid w:val="00A457CA"/>
    <w:rsid w:val="00A458F4"/>
    <w:rsid w:val="00A45AFD"/>
    <w:rsid w:val="00A46213"/>
    <w:rsid w:val="00A46CAE"/>
    <w:rsid w:val="00A46DCD"/>
    <w:rsid w:val="00A47876"/>
    <w:rsid w:val="00A5008E"/>
    <w:rsid w:val="00A500D3"/>
    <w:rsid w:val="00A5021C"/>
    <w:rsid w:val="00A508EB"/>
    <w:rsid w:val="00A50A9D"/>
    <w:rsid w:val="00A50CA5"/>
    <w:rsid w:val="00A50CD6"/>
    <w:rsid w:val="00A50F90"/>
    <w:rsid w:val="00A51306"/>
    <w:rsid w:val="00A5202E"/>
    <w:rsid w:val="00A52398"/>
    <w:rsid w:val="00A523C1"/>
    <w:rsid w:val="00A525DE"/>
    <w:rsid w:val="00A5286E"/>
    <w:rsid w:val="00A52B4D"/>
    <w:rsid w:val="00A52F10"/>
    <w:rsid w:val="00A52F5D"/>
    <w:rsid w:val="00A53427"/>
    <w:rsid w:val="00A53801"/>
    <w:rsid w:val="00A53830"/>
    <w:rsid w:val="00A53BC9"/>
    <w:rsid w:val="00A53BF6"/>
    <w:rsid w:val="00A53E3C"/>
    <w:rsid w:val="00A5410A"/>
    <w:rsid w:val="00A54578"/>
    <w:rsid w:val="00A547A0"/>
    <w:rsid w:val="00A54887"/>
    <w:rsid w:val="00A5489D"/>
    <w:rsid w:val="00A548B9"/>
    <w:rsid w:val="00A54DD1"/>
    <w:rsid w:val="00A54F27"/>
    <w:rsid w:val="00A553E2"/>
    <w:rsid w:val="00A55986"/>
    <w:rsid w:val="00A55FB6"/>
    <w:rsid w:val="00A56646"/>
    <w:rsid w:val="00A56726"/>
    <w:rsid w:val="00A5699D"/>
    <w:rsid w:val="00A5715E"/>
    <w:rsid w:val="00A57177"/>
    <w:rsid w:val="00A57C0E"/>
    <w:rsid w:val="00A57D20"/>
    <w:rsid w:val="00A57E4A"/>
    <w:rsid w:val="00A602ED"/>
    <w:rsid w:val="00A6086A"/>
    <w:rsid w:val="00A60A4D"/>
    <w:rsid w:val="00A60B26"/>
    <w:rsid w:val="00A6106A"/>
    <w:rsid w:val="00A61285"/>
    <w:rsid w:val="00A61847"/>
    <w:rsid w:val="00A61AFC"/>
    <w:rsid w:val="00A61D99"/>
    <w:rsid w:val="00A61F1B"/>
    <w:rsid w:val="00A62019"/>
    <w:rsid w:val="00A62B14"/>
    <w:rsid w:val="00A630F4"/>
    <w:rsid w:val="00A633C3"/>
    <w:rsid w:val="00A63D69"/>
    <w:rsid w:val="00A63E6A"/>
    <w:rsid w:val="00A641C9"/>
    <w:rsid w:val="00A6422D"/>
    <w:rsid w:val="00A644BB"/>
    <w:rsid w:val="00A64513"/>
    <w:rsid w:val="00A64663"/>
    <w:rsid w:val="00A64745"/>
    <w:rsid w:val="00A6502F"/>
    <w:rsid w:val="00A65042"/>
    <w:rsid w:val="00A667AF"/>
    <w:rsid w:val="00A66862"/>
    <w:rsid w:val="00A67356"/>
    <w:rsid w:val="00A67644"/>
    <w:rsid w:val="00A67670"/>
    <w:rsid w:val="00A6775A"/>
    <w:rsid w:val="00A677E8"/>
    <w:rsid w:val="00A7049E"/>
    <w:rsid w:val="00A70997"/>
    <w:rsid w:val="00A70B76"/>
    <w:rsid w:val="00A70C41"/>
    <w:rsid w:val="00A71005"/>
    <w:rsid w:val="00A718E9"/>
    <w:rsid w:val="00A71910"/>
    <w:rsid w:val="00A71E9B"/>
    <w:rsid w:val="00A723E1"/>
    <w:rsid w:val="00A7245E"/>
    <w:rsid w:val="00A726FB"/>
    <w:rsid w:val="00A727D8"/>
    <w:rsid w:val="00A72C1A"/>
    <w:rsid w:val="00A73041"/>
    <w:rsid w:val="00A73808"/>
    <w:rsid w:val="00A73D03"/>
    <w:rsid w:val="00A73F40"/>
    <w:rsid w:val="00A74555"/>
    <w:rsid w:val="00A74EB6"/>
    <w:rsid w:val="00A74EC8"/>
    <w:rsid w:val="00A74EE8"/>
    <w:rsid w:val="00A75337"/>
    <w:rsid w:val="00A75363"/>
    <w:rsid w:val="00A75819"/>
    <w:rsid w:val="00A75846"/>
    <w:rsid w:val="00A75999"/>
    <w:rsid w:val="00A7653E"/>
    <w:rsid w:val="00A76645"/>
    <w:rsid w:val="00A767B9"/>
    <w:rsid w:val="00A7696C"/>
    <w:rsid w:val="00A76A0F"/>
    <w:rsid w:val="00A76AEE"/>
    <w:rsid w:val="00A76C42"/>
    <w:rsid w:val="00A76CFB"/>
    <w:rsid w:val="00A76E74"/>
    <w:rsid w:val="00A771CC"/>
    <w:rsid w:val="00A77302"/>
    <w:rsid w:val="00A77C68"/>
    <w:rsid w:val="00A77E0D"/>
    <w:rsid w:val="00A77F15"/>
    <w:rsid w:val="00A77F4B"/>
    <w:rsid w:val="00A800AC"/>
    <w:rsid w:val="00A8014A"/>
    <w:rsid w:val="00A805FA"/>
    <w:rsid w:val="00A808E9"/>
    <w:rsid w:val="00A80C32"/>
    <w:rsid w:val="00A80C65"/>
    <w:rsid w:val="00A8105C"/>
    <w:rsid w:val="00A811A2"/>
    <w:rsid w:val="00A8125C"/>
    <w:rsid w:val="00A812F5"/>
    <w:rsid w:val="00A81343"/>
    <w:rsid w:val="00A81536"/>
    <w:rsid w:val="00A8181B"/>
    <w:rsid w:val="00A8216B"/>
    <w:rsid w:val="00A822FA"/>
    <w:rsid w:val="00A82556"/>
    <w:rsid w:val="00A8279B"/>
    <w:rsid w:val="00A8286D"/>
    <w:rsid w:val="00A82A8E"/>
    <w:rsid w:val="00A82E5E"/>
    <w:rsid w:val="00A8307C"/>
    <w:rsid w:val="00A8318E"/>
    <w:rsid w:val="00A833FB"/>
    <w:rsid w:val="00A83509"/>
    <w:rsid w:val="00A8357D"/>
    <w:rsid w:val="00A835EC"/>
    <w:rsid w:val="00A8392B"/>
    <w:rsid w:val="00A83DE2"/>
    <w:rsid w:val="00A83E59"/>
    <w:rsid w:val="00A83F1E"/>
    <w:rsid w:val="00A84289"/>
    <w:rsid w:val="00A849A4"/>
    <w:rsid w:val="00A84B7E"/>
    <w:rsid w:val="00A84F08"/>
    <w:rsid w:val="00A85041"/>
    <w:rsid w:val="00A85187"/>
    <w:rsid w:val="00A85223"/>
    <w:rsid w:val="00A852D6"/>
    <w:rsid w:val="00A8531F"/>
    <w:rsid w:val="00A854E2"/>
    <w:rsid w:val="00A8560B"/>
    <w:rsid w:val="00A858CD"/>
    <w:rsid w:val="00A8597B"/>
    <w:rsid w:val="00A85CC7"/>
    <w:rsid w:val="00A85DC1"/>
    <w:rsid w:val="00A85EB7"/>
    <w:rsid w:val="00A85F19"/>
    <w:rsid w:val="00A861B3"/>
    <w:rsid w:val="00A86230"/>
    <w:rsid w:val="00A86604"/>
    <w:rsid w:val="00A86821"/>
    <w:rsid w:val="00A86962"/>
    <w:rsid w:val="00A86F33"/>
    <w:rsid w:val="00A90233"/>
    <w:rsid w:val="00A90308"/>
    <w:rsid w:val="00A90427"/>
    <w:rsid w:val="00A90AA6"/>
    <w:rsid w:val="00A91155"/>
    <w:rsid w:val="00A917B5"/>
    <w:rsid w:val="00A919C6"/>
    <w:rsid w:val="00A91B2E"/>
    <w:rsid w:val="00A91B3A"/>
    <w:rsid w:val="00A9224D"/>
    <w:rsid w:val="00A9239F"/>
    <w:rsid w:val="00A92679"/>
    <w:rsid w:val="00A9378C"/>
    <w:rsid w:val="00A93DAD"/>
    <w:rsid w:val="00A93E3E"/>
    <w:rsid w:val="00A93F1F"/>
    <w:rsid w:val="00A93F5A"/>
    <w:rsid w:val="00A9436F"/>
    <w:rsid w:val="00A947D8"/>
    <w:rsid w:val="00A948A7"/>
    <w:rsid w:val="00A94ABF"/>
    <w:rsid w:val="00A95146"/>
    <w:rsid w:val="00A9548F"/>
    <w:rsid w:val="00A957FF"/>
    <w:rsid w:val="00A95BF7"/>
    <w:rsid w:val="00A95F4E"/>
    <w:rsid w:val="00A96268"/>
    <w:rsid w:val="00A9680E"/>
    <w:rsid w:val="00A969DB"/>
    <w:rsid w:val="00A96CFF"/>
    <w:rsid w:val="00A97157"/>
    <w:rsid w:val="00A97288"/>
    <w:rsid w:val="00A97B72"/>
    <w:rsid w:val="00A97BA8"/>
    <w:rsid w:val="00A97E1D"/>
    <w:rsid w:val="00A97FBE"/>
    <w:rsid w:val="00AA038A"/>
    <w:rsid w:val="00AA03D6"/>
    <w:rsid w:val="00AA042E"/>
    <w:rsid w:val="00AA093A"/>
    <w:rsid w:val="00AA0A72"/>
    <w:rsid w:val="00AA0C2F"/>
    <w:rsid w:val="00AA107B"/>
    <w:rsid w:val="00AA158E"/>
    <w:rsid w:val="00AA1784"/>
    <w:rsid w:val="00AA1A07"/>
    <w:rsid w:val="00AA1E95"/>
    <w:rsid w:val="00AA206E"/>
    <w:rsid w:val="00AA225E"/>
    <w:rsid w:val="00AA2266"/>
    <w:rsid w:val="00AA2815"/>
    <w:rsid w:val="00AA2831"/>
    <w:rsid w:val="00AA29AD"/>
    <w:rsid w:val="00AA29FC"/>
    <w:rsid w:val="00AA335C"/>
    <w:rsid w:val="00AA3766"/>
    <w:rsid w:val="00AA38D5"/>
    <w:rsid w:val="00AA3C28"/>
    <w:rsid w:val="00AA3E5F"/>
    <w:rsid w:val="00AA3EA4"/>
    <w:rsid w:val="00AA41F6"/>
    <w:rsid w:val="00AA4292"/>
    <w:rsid w:val="00AA4789"/>
    <w:rsid w:val="00AA478D"/>
    <w:rsid w:val="00AA486B"/>
    <w:rsid w:val="00AA516E"/>
    <w:rsid w:val="00AA5661"/>
    <w:rsid w:val="00AA5B7D"/>
    <w:rsid w:val="00AA5CB5"/>
    <w:rsid w:val="00AA612C"/>
    <w:rsid w:val="00AA74F7"/>
    <w:rsid w:val="00AA7A11"/>
    <w:rsid w:val="00AA7B55"/>
    <w:rsid w:val="00AB0080"/>
    <w:rsid w:val="00AB06BD"/>
    <w:rsid w:val="00AB0760"/>
    <w:rsid w:val="00AB0A5E"/>
    <w:rsid w:val="00AB0B57"/>
    <w:rsid w:val="00AB0E45"/>
    <w:rsid w:val="00AB0F22"/>
    <w:rsid w:val="00AB112C"/>
    <w:rsid w:val="00AB1153"/>
    <w:rsid w:val="00AB14E6"/>
    <w:rsid w:val="00AB1D4C"/>
    <w:rsid w:val="00AB1EA9"/>
    <w:rsid w:val="00AB2276"/>
    <w:rsid w:val="00AB235C"/>
    <w:rsid w:val="00AB2F32"/>
    <w:rsid w:val="00AB3199"/>
    <w:rsid w:val="00AB3264"/>
    <w:rsid w:val="00AB3539"/>
    <w:rsid w:val="00AB3646"/>
    <w:rsid w:val="00AB3699"/>
    <w:rsid w:val="00AB37E2"/>
    <w:rsid w:val="00AB3DAB"/>
    <w:rsid w:val="00AB3E3D"/>
    <w:rsid w:val="00AB4381"/>
    <w:rsid w:val="00AB4383"/>
    <w:rsid w:val="00AB4749"/>
    <w:rsid w:val="00AB57B3"/>
    <w:rsid w:val="00AB580E"/>
    <w:rsid w:val="00AB5924"/>
    <w:rsid w:val="00AB658D"/>
    <w:rsid w:val="00AB65B0"/>
    <w:rsid w:val="00AB6690"/>
    <w:rsid w:val="00AB6A2C"/>
    <w:rsid w:val="00AB71E9"/>
    <w:rsid w:val="00AB7302"/>
    <w:rsid w:val="00AB736D"/>
    <w:rsid w:val="00AB7BB8"/>
    <w:rsid w:val="00AC0285"/>
    <w:rsid w:val="00AC0415"/>
    <w:rsid w:val="00AC046D"/>
    <w:rsid w:val="00AC0881"/>
    <w:rsid w:val="00AC0A32"/>
    <w:rsid w:val="00AC0C8B"/>
    <w:rsid w:val="00AC0CB0"/>
    <w:rsid w:val="00AC1398"/>
    <w:rsid w:val="00AC17CA"/>
    <w:rsid w:val="00AC181F"/>
    <w:rsid w:val="00AC1B05"/>
    <w:rsid w:val="00AC1BA1"/>
    <w:rsid w:val="00AC1C43"/>
    <w:rsid w:val="00AC2398"/>
    <w:rsid w:val="00AC23CB"/>
    <w:rsid w:val="00AC24AD"/>
    <w:rsid w:val="00AC2B06"/>
    <w:rsid w:val="00AC2F15"/>
    <w:rsid w:val="00AC38DB"/>
    <w:rsid w:val="00AC3EAA"/>
    <w:rsid w:val="00AC42EA"/>
    <w:rsid w:val="00AC434B"/>
    <w:rsid w:val="00AC44AB"/>
    <w:rsid w:val="00AC4515"/>
    <w:rsid w:val="00AC460B"/>
    <w:rsid w:val="00AC53F0"/>
    <w:rsid w:val="00AC6503"/>
    <w:rsid w:val="00AC65A6"/>
    <w:rsid w:val="00AC6A06"/>
    <w:rsid w:val="00AC6A6F"/>
    <w:rsid w:val="00AC6D3C"/>
    <w:rsid w:val="00AC6E31"/>
    <w:rsid w:val="00AC71C9"/>
    <w:rsid w:val="00AC77E4"/>
    <w:rsid w:val="00AC796A"/>
    <w:rsid w:val="00AC7B06"/>
    <w:rsid w:val="00AD0018"/>
    <w:rsid w:val="00AD06DD"/>
    <w:rsid w:val="00AD074C"/>
    <w:rsid w:val="00AD0C37"/>
    <w:rsid w:val="00AD0E7A"/>
    <w:rsid w:val="00AD1244"/>
    <w:rsid w:val="00AD19EE"/>
    <w:rsid w:val="00AD1A90"/>
    <w:rsid w:val="00AD1F00"/>
    <w:rsid w:val="00AD3244"/>
    <w:rsid w:val="00AD32AC"/>
    <w:rsid w:val="00AD3342"/>
    <w:rsid w:val="00AD3A80"/>
    <w:rsid w:val="00AD3D1A"/>
    <w:rsid w:val="00AD416E"/>
    <w:rsid w:val="00AD4439"/>
    <w:rsid w:val="00AD452D"/>
    <w:rsid w:val="00AD46FD"/>
    <w:rsid w:val="00AD4A56"/>
    <w:rsid w:val="00AD4C4D"/>
    <w:rsid w:val="00AD5767"/>
    <w:rsid w:val="00AD5844"/>
    <w:rsid w:val="00AD5922"/>
    <w:rsid w:val="00AD5C04"/>
    <w:rsid w:val="00AD6452"/>
    <w:rsid w:val="00AD6727"/>
    <w:rsid w:val="00AD6E4C"/>
    <w:rsid w:val="00AD6FDF"/>
    <w:rsid w:val="00AD7101"/>
    <w:rsid w:val="00AD7338"/>
    <w:rsid w:val="00AD75A0"/>
    <w:rsid w:val="00AD77F2"/>
    <w:rsid w:val="00AD7C0C"/>
    <w:rsid w:val="00AD7CFC"/>
    <w:rsid w:val="00AE034F"/>
    <w:rsid w:val="00AE053F"/>
    <w:rsid w:val="00AE0D41"/>
    <w:rsid w:val="00AE1187"/>
    <w:rsid w:val="00AE1322"/>
    <w:rsid w:val="00AE13C5"/>
    <w:rsid w:val="00AE1699"/>
    <w:rsid w:val="00AE1787"/>
    <w:rsid w:val="00AE19C9"/>
    <w:rsid w:val="00AE1ABD"/>
    <w:rsid w:val="00AE1E31"/>
    <w:rsid w:val="00AE1FF2"/>
    <w:rsid w:val="00AE20E9"/>
    <w:rsid w:val="00AE2A4F"/>
    <w:rsid w:val="00AE30A6"/>
    <w:rsid w:val="00AE31A9"/>
    <w:rsid w:val="00AE38C5"/>
    <w:rsid w:val="00AE4729"/>
    <w:rsid w:val="00AE4EE7"/>
    <w:rsid w:val="00AE50BF"/>
    <w:rsid w:val="00AE555E"/>
    <w:rsid w:val="00AE55C8"/>
    <w:rsid w:val="00AE5A98"/>
    <w:rsid w:val="00AE5F8A"/>
    <w:rsid w:val="00AE637B"/>
    <w:rsid w:val="00AE67E6"/>
    <w:rsid w:val="00AE6999"/>
    <w:rsid w:val="00AE6B8E"/>
    <w:rsid w:val="00AE6D3E"/>
    <w:rsid w:val="00AE7151"/>
    <w:rsid w:val="00AE71FA"/>
    <w:rsid w:val="00AE7620"/>
    <w:rsid w:val="00AE7922"/>
    <w:rsid w:val="00AE7988"/>
    <w:rsid w:val="00AE7CE7"/>
    <w:rsid w:val="00AE7D1C"/>
    <w:rsid w:val="00AF09FA"/>
    <w:rsid w:val="00AF1146"/>
    <w:rsid w:val="00AF130F"/>
    <w:rsid w:val="00AF1395"/>
    <w:rsid w:val="00AF15B2"/>
    <w:rsid w:val="00AF17DE"/>
    <w:rsid w:val="00AF1D7C"/>
    <w:rsid w:val="00AF219B"/>
    <w:rsid w:val="00AF2287"/>
    <w:rsid w:val="00AF277F"/>
    <w:rsid w:val="00AF3413"/>
    <w:rsid w:val="00AF39CF"/>
    <w:rsid w:val="00AF3E3D"/>
    <w:rsid w:val="00AF3FF7"/>
    <w:rsid w:val="00AF4363"/>
    <w:rsid w:val="00AF4452"/>
    <w:rsid w:val="00AF457C"/>
    <w:rsid w:val="00AF4EEA"/>
    <w:rsid w:val="00AF4FAA"/>
    <w:rsid w:val="00AF532E"/>
    <w:rsid w:val="00AF62E5"/>
    <w:rsid w:val="00AF6581"/>
    <w:rsid w:val="00AF6A75"/>
    <w:rsid w:val="00AF72B2"/>
    <w:rsid w:val="00AF7BB2"/>
    <w:rsid w:val="00AF7BD1"/>
    <w:rsid w:val="00B000F7"/>
    <w:rsid w:val="00B004DE"/>
    <w:rsid w:val="00B005EB"/>
    <w:rsid w:val="00B00681"/>
    <w:rsid w:val="00B009E4"/>
    <w:rsid w:val="00B010CC"/>
    <w:rsid w:val="00B012F8"/>
    <w:rsid w:val="00B01A69"/>
    <w:rsid w:val="00B02167"/>
    <w:rsid w:val="00B021BA"/>
    <w:rsid w:val="00B02274"/>
    <w:rsid w:val="00B02709"/>
    <w:rsid w:val="00B02B91"/>
    <w:rsid w:val="00B02BBD"/>
    <w:rsid w:val="00B0319C"/>
    <w:rsid w:val="00B0339A"/>
    <w:rsid w:val="00B03D6D"/>
    <w:rsid w:val="00B04639"/>
    <w:rsid w:val="00B04C62"/>
    <w:rsid w:val="00B051EC"/>
    <w:rsid w:val="00B059BE"/>
    <w:rsid w:val="00B0615D"/>
    <w:rsid w:val="00B076D6"/>
    <w:rsid w:val="00B07797"/>
    <w:rsid w:val="00B079B2"/>
    <w:rsid w:val="00B079CC"/>
    <w:rsid w:val="00B07BD0"/>
    <w:rsid w:val="00B100BE"/>
    <w:rsid w:val="00B1058D"/>
    <w:rsid w:val="00B1065B"/>
    <w:rsid w:val="00B1097C"/>
    <w:rsid w:val="00B10A20"/>
    <w:rsid w:val="00B10F10"/>
    <w:rsid w:val="00B10F1D"/>
    <w:rsid w:val="00B10FCF"/>
    <w:rsid w:val="00B1127D"/>
    <w:rsid w:val="00B11827"/>
    <w:rsid w:val="00B11FB5"/>
    <w:rsid w:val="00B121AE"/>
    <w:rsid w:val="00B12224"/>
    <w:rsid w:val="00B12920"/>
    <w:rsid w:val="00B12AD8"/>
    <w:rsid w:val="00B1303C"/>
    <w:rsid w:val="00B13C55"/>
    <w:rsid w:val="00B13DE2"/>
    <w:rsid w:val="00B14498"/>
    <w:rsid w:val="00B14B8B"/>
    <w:rsid w:val="00B14CF5"/>
    <w:rsid w:val="00B14E32"/>
    <w:rsid w:val="00B15002"/>
    <w:rsid w:val="00B154F0"/>
    <w:rsid w:val="00B1568F"/>
    <w:rsid w:val="00B1573E"/>
    <w:rsid w:val="00B1586D"/>
    <w:rsid w:val="00B15C3C"/>
    <w:rsid w:val="00B161E0"/>
    <w:rsid w:val="00B16547"/>
    <w:rsid w:val="00B168F4"/>
    <w:rsid w:val="00B16AA4"/>
    <w:rsid w:val="00B16B89"/>
    <w:rsid w:val="00B16C9F"/>
    <w:rsid w:val="00B16F27"/>
    <w:rsid w:val="00B1714E"/>
    <w:rsid w:val="00B172EE"/>
    <w:rsid w:val="00B17439"/>
    <w:rsid w:val="00B17F5B"/>
    <w:rsid w:val="00B202B0"/>
    <w:rsid w:val="00B20919"/>
    <w:rsid w:val="00B20F18"/>
    <w:rsid w:val="00B21772"/>
    <w:rsid w:val="00B21E3A"/>
    <w:rsid w:val="00B21F52"/>
    <w:rsid w:val="00B222E8"/>
    <w:rsid w:val="00B2288B"/>
    <w:rsid w:val="00B22C2D"/>
    <w:rsid w:val="00B22D1E"/>
    <w:rsid w:val="00B22FE9"/>
    <w:rsid w:val="00B230BF"/>
    <w:rsid w:val="00B232CB"/>
    <w:rsid w:val="00B23B22"/>
    <w:rsid w:val="00B242FA"/>
    <w:rsid w:val="00B24D9D"/>
    <w:rsid w:val="00B2505D"/>
    <w:rsid w:val="00B25269"/>
    <w:rsid w:val="00B256A2"/>
    <w:rsid w:val="00B2574F"/>
    <w:rsid w:val="00B25D17"/>
    <w:rsid w:val="00B2640C"/>
    <w:rsid w:val="00B2677D"/>
    <w:rsid w:val="00B301CA"/>
    <w:rsid w:val="00B303B3"/>
    <w:rsid w:val="00B305BD"/>
    <w:rsid w:val="00B30998"/>
    <w:rsid w:val="00B30CD9"/>
    <w:rsid w:val="00B30E3A"/>
    <w:rsid w:val="00B31666"/>
    <w:rsid w:val="00B31750"/>
    <w:rsid w:val="00B31DE5"/>
    <w:rsid w:val="00B31EA9"/>
    <w:rsid w:val="00B31F96"/>
    <w:rsid w:val="00B3214D"/>
    <w:rsid w:val="00B321B9"/>
    <w:rsid w:val="00B32203"/>
    <w:rsid w:val="00B32487"/>
    <w:rsid w:val="00B325D1"/>
    <w:rsid w:val="00B328F9"/>
    <w:rsid w:val="00B32AF2"/>
    <w:rsid w:val="00B32E07"/>
    <w:rsid w:val="00B3337F"/>
    <w:rsid w:val="00B333C3"/>
    <w:rsid w:val="00B339DE"/>
    <w:rsid w:val="00B34098"/>
    <w:rsid w:val="00B348E1"/>
    <w:rsid w:val="00B34B40"/>
    <w:rsid w:val="00B34CB2"/>
    <w:rsid w:val="00B34CD5"/>
    <w:rsid w:val="00B34DCF"/>
    <w:rsid w:val="00B3551C"/>
    <w:rsid w:val="00B35638"/>
    <w:rsid w:val="00B35D48"/>
    <w:rsid w:val="00B35DE8"/>
    <w:rsid w:val="00B361D5"/>
    <w:rsid w:val="00B375E3"/>
    <w:rsid w:val="00B37733"/>
    <w:rsid w:val="00B37767"/>
    <w:rsid w:val="00B378D1"/>
    <w:rsid w:val="00B37AEA"/>
    <w:rsid w:val="00B37C0F"/>
    <w:rsid w:val="00B37E40"/>
    <w:rsid w:val="00B40104"/>
    <w:rsid w:val="00B4014B"/>
    <w:rsid w:val="00B40194"/>
    <w:rsid w:val="00B4032D"/>
    <w:rsid w:val="00B4054F"/>
    <w:rsid w:val="00B40969"/>
    <w:rsid w:val="00B40DBF"/>
    <w:rsid w:val="00B41EF9"/>
    <w:rsid w:val="00B41FF6"/>
    <w:rsid w:val="00B4265D"/>
    <w:rsid w:val="00B428EA"/>
    <w:rsid w:val="00B429BB"/>
    <w:rsid w:val="00B42CAF"/>
    <w:rsid w:val="00B4311C"/>
    <w:rsid w:val="00B4312E"/>
    <w:rsid w:val="00B444FB"/>
    <w:rsid w:val="00B4452B"/>
    <w:rsid w:val="00B4475B"/>
    <w:rsid w:val="00B44918"/>
    <w:rsid w:val="00B44B46"/>
    <w:rsid w:val="00B44BBE"/>
    <w:rsid w:val="00B4507B"/>
    <w:rsid w:val="00B450E6"/>
    <w:rsid w:val="00B45FD4"/>
    <w:rsid w:val="00B46229"/>
    <w:rsid w:val="00B46515"/>
    <w:rsid w:val="00B467F5"/>
    <w:rsid w:val="00B46838"/>
    <w:rsid w:val="00B46EFF"/>
    <w:rsid w:val="00B5018D"/>
    <w:rsid w:val="00B506DB"/>
    <w:rsid w:val="00B50FAA"/>
    <w:rsid w:val="00B5124C"/>
    <w:rsid w:val="00B51362"/>
    <w:rsid w:val="00B5153F"/>
    <w:rsid w:val="00B51957"/>
    <w:rsid w:val="00B51E74"/>
    <w:rsid w:val="00B522D4"/>
    <w:rsid w:val="00B524D2"/>
    <w:rsid w:val="00B52B26"/>
    <w:rsid w:val="00B5316A"/>
    <w:rsid w:val="00B5346B"/>
    <w:rsid w:val="00B53746"/>
    <w:rsid w:val="00B53B4C"/>
    <w:rsid w:val="00B53E6F"/>
    <w:rsid w:val="00B54DC8"/>
    <w:rsid w:val="00B55092"/>
    <w:rsid w:val="00B5527F"/>
    <w:rsid w:val="00B556C8"/>
    <w:rsid w:val="00B559CD"/>
    <w:rsid w:val="00B55F42"/>
    <w:rsid w:val="00B56485"/>
    <w:rsid w:val="00B56F12"/>
    <w:rsid w:val="00B5784C"/>
    <w:rsid w:val="00B578B8"/>
    <w:rsid w:val="00B57957"/>
    <w:rsid w:val="00B5799E"/>
    <w:rsid w:val="00B57A1C"/>
    <w:rsid w:val="00B57EF1"/>
    <w:rsid w:val="00B6038C"/>
    <w:rsid w:val="00B60B92"/>
    <w:rsid w:val="00B60D70"/>
    <w:rsid w:val="00B6167D"/>
    <w:rsid w:val="00B61CED"/>
    <w:rsid w:val="00B61D5D"/>
    <w:rsid w:val="00B61DF7"/>
    <w:rsid w:val="00B621CF"/>
    <w:rsid w:val="00B6258E"/>
    <w:rsid w:val="00B62596"/>
    <w:rsid w:val="00B6265D"/>
    <w:rsid w:val="00B629F7"/>
    <w:rsid w:val="00B62F06"/>
    <w:rsid w:val="00B62FC4"/>
    <w:rsid w:val="00B63350"/>
    <w:rsid w:val="00B6396B"/>
    <w:rsid w:val="00B63C03"/>
    <w:rsid w:val="00B63D69"/>
    <w:rsid w:val="00B63E97"/>
    <w:rsid w:val="00B64D6C"/>
    <w:rsid w:val="00B650F1"/>
    <w:rsid w:val="00B65B90"/>
    <w:rsid w:val="00B660BB"/>
    <w:rsid w:val="00B66440"/>
    <w:rsid w:val="00B66775"/>
    <w:rsid w:val="00B66B58"/>
    <w:rsid w:val="00B66B62"/>
    <w:rsid w:val="00B66C39"/>
    <w:rsid w:val="00B66DCA"/>
    <w:rsid w:val="00B6745B"/>
    <w:rsid w:val="00B675AC"/>
    <w:rsid w:val="00B67616"/>
    <w:rsid w:val="00B67657"/>
    <w:rsid w:val="00B67733"/>
    <w:rsid w:val="00B677AD"/>
    <w:rsid w:val="00B67813"/>
    <w:rsid w:val="00B678DF"/>
    <w:rsid w:val="00B67B19"/>
    <w:rsid w:val="00B67C2C"/>
    <w:rsid w:val="00B67EBC"/>
    <w:rsid w:val="00B67FBE"/>
    <w:rsid w:val="00B7048D"/>
    <w:rsid w:val="00B70853"/>
    <w:rsid w:val="00B70CEE"/>
    <w:rsid w:val="00B70E57"/>
    <w:rsid w:val="00B717D8"/>
    <w:rsid w:val="00B71923"/>
    <w:rsid w:val="00B71959"/>
    <w:rsid w:val="00B71D39"/>
    <w:rsid w:val="00B720B1"/>
    <w:rsid w:val="00B729AA"/>
    <w:rsid w:val="00B72FE1"/>
    <w:rsid w:val="00B73276"/>
    <w:rsid w:val="00B73871"/>
    <w:rsid w:val="00B743C0"/>
    <w:rsid w:val="00B74747"/>
    <w:rsid w:val="00B748F1"/>
    <w:rsid w:val="00B750FA"/>
    <w:rsid w:val="00B7510D"/>
    <w:rsid w:val="00B754AF"/>
    <w:rsid w:val="00B7564E"/>
    <w:rsid w:val="00B75864"/>
    <w:rsid w:val="00B75B5A"/>
    <w:rsid w:val="00B761B5"/>
    <w:rsid w:val="00B76B0A"/>
    <w:rsid w:val="00B76FF0"/>
    <w:rsid w:val="00B7745B"/>
    <w:rsid w:val="00B77569"/>
    <w:rsid w:val="00B801D5"/>
    <w:rsid w:val="00B804BB"/>
    <w:rsid w:val="00B80E3A"/>
    <w:rsid w:val="00B8149A"/>
    <w:rsid w:val="00B81A4E"/>
    <w:rsid w:val="00B81C00"/>
    <w:rsid w:val="00B81C08"/>
    <w:rsid w:val="00B81DC1"/>
    <w:rsid w:val="00B82C0A"/>
    <w:rsid w:val="00B82CFA"/>
    <w:rsid w:val="00B82E2A"/>
    <w:rsid w:val="00B82EFF"/>
    <w:rsid w:val="00B83013"/>
    <w:rsid w:val="00B834D4"/>
    <w:rsid w:val="00B835F2"/>
    <w:rsid w:val="00B83659"/>
    <w:rsid w:val="00B837A4"/>
    <w:rsid w:val="00B83A36"/>
    <w:rsid w:val="00B843EC"/>
    <w:rsid w:val="00B84525"/>
    <w:rsid w:val="00B84BD5"/>
    <w:rsid w:val="00B84D0D"/>
    <w:rsid w:val="00B85B93"/>
    <w:rsid w:val="00B8612E"/>
    <w:rsid w:val="00B8678C"/>
    <w:rsid w:val="00B86811"/>
    <w:rsid w:val="00B869B1"/>
    <w:rsid w:val="00B86F1F"/>
    <w:rsid w:val="00B876C0"/>
    <w:rsid w:val="00B8784A"/>
    <w:rsid w:val="00B878BE"/>
    <w:rsid w:val="00B879C3"/>
    <w:rsid w:val="00B87A1D"/>
    <w:rsid w:val="00B9071B"/>
    <w:rsid w:val="00B90B1B"/>
    <w:rsid w:val="00B90F0C"/>
    <w:rsid w:val="00B90FA5"/>
    <w:rsid w:val="00B913CF"/>
    <w:rsid w:val="00B913EF"/>
    <w:rsid w:val="00B916A9"/>
    <w:rsid w:val="00B916F1"/>
    <w:rsid w:val="00B91CF7"/>
    <w:rsid w:val="00B91DA7"/>
    <w:rsid w:val="00B9270D"/>
    <w:rsid w:val="00B930DC"/>
    <w:rsid w:val="00B93437"/>
    <w:rsid w:val="00B93763"/>
    <w:rsid w:val="00B93930"/>
    <w:rsid w:val="00B93D1B"/>
    <w:rsid w:val="00B945C2"/>
    <w:rsid w:val="00B9467F"/>
    <w:rsid w:val="00B946A4"/>
    <w:rsid w:val="00B94779"/>
    <w:rsid w:val="00B94C47"/>
    <w:rsid w:val="00B95000"/>
    <w:rsid w:val="00B95A21"/>
    <w:rsid w:val="00B95E7F"/>
    <w:rsid w:val="00B96394"/>
    <w:rsid w:val="00B965C4"/>
    <w:rsid w:val="00B96DDF"/>
    <w:rsid w:val="00B97019"/>
    <w:rsid w:val="00B9702C"/>
    <w:rsid w:val="00B97195"/>
    <w:rsid w:val="00B975B5"/>
    <w:rsid w:val="00B9763A"/>
    <w:rsid w:val="00B976D4"/>
    <w:rsid w:val="00B978E9"/>
    <w:rsid w:val="00B97B6D"/>
    <w:rsid w:val="00BA033B"/>
    <w:rsid w:val="00BA09C1"/>
    <w:rsid w:val="00BA0A17"/>
    <w:rsid w:val="00BA0D3A"/>
    <w:rsid w:val="00BA0D71"/>
    <w:rsid w:val="00BA1DA1"/>
    <w:rsid w:val="00BA246B"/>
    <w:rsid w:val="00BA257A"/>
    <w:rsid w:val="00BA2757"/>
    <w:rsid w:val="00BA28A8"/>
    <w:rsid w:val="00BA2BC4"/>
    <w:rsid w:val="00BA313E"/>
    <w:rsid w:val="00BA349B"/>
    <w:rsid w:val="00BA34AB"/>
    <w:rsid w:val="00BA37A8"/>
    <w:rsid w:val="00BA3E86"/>
    <w:rsid w:val="00BA3EF9"/>
    <w:rsid w:val="00BA4264"/>
    <w:rsid w:val="00BA4373"/>
    <w:rsid w:val="00BA43FB"/>
    <w:rsid w:val="00BA453B"/>
    <w:rsid w:val="00BA49D4"/>
    <w:rsid w:val="00BA4E07"/>
    <w:rsid w:val="00BA6C1B"/>
    <w:rsid w:val="00BA6C7D"/>
    <w:rsid w:val="00BA72E2"/>
    <w:rsid w:val="00BA75C1"/>
    <w:rsid w:val="00BA7A17"/>
    <w:rsid w:val="00BA7B0B"/>
    <w:rsid w:val="00BB0252"/>
    <w:rsid w:val="00BB03DE"/>
    <w:rsid w:val="00BB09DA"/>
    <w:rsid w:val="00BB10FF"/>
    <w:rsid w:val="00BB1344"/>
    <w:rsid w:val="00BB1AE4"/>
    <w:rsid w:val="00BB2014"/>
    <w:rsid w:val="00BB21D2"/>
    <w:rsid w:val="00BB2A67"/>
    <w:rsid w:val="00BB3297"/>
    <w:rsid w:val="00BB3407"/>
    <w:rsid w:val="00BB39AF"/>
    <w:rsid w:val="00BB3B5F"/>
    <w:rsid w:val="00BB3BFD"/>
    <w:rsid w:val="00BB3C43"/>
    <w:rsid w:val="00BB3D49"/>
    <w:rsid w:val="00BB3DD6"/>
    <w:rsid w:val="00BB4183"/>
    <w:rsid w:val="00BB48E0"/>
    <w:rsid w:val="00BB494D"/>
    <w:rsid w:val="00BB4C63"/>
    <w:rsid w:val="00BB4E6E"/>
    <w:rsid w:val="00BB5078"/>
    <w:rsid w:val="00BB54BA"/>
    <w:rsid w:val="00BB55FA"/>
    <w:rsid w:val="00BB575D"/>
    <w:rsid w:val="00BB57FF"/>
    <w:rsid w:val="00BB58D5"/>
    <w:rsid w:val="00BB5AC0"/>
    <w:rsid w:val="00BB6146"/>
    <w:rsid w:val="00BB61B1"/>
    <w:rsid w:val="00BB65BB"/>
    <w:rsid w:val="00BB6745"/>
    <w:rsid w:val="00BB67AC"/>
    <w:rsid w:val="00BB6CD5"/>
    <w:rsid w:val="00BB6D6F"/>
    <w:rsid w:val="00BB71B6"/>
    <w:rsid w:val="00BC0B49"/>
    <w:rsid w:val="00BC0D1D"/>
    <w:rsid w:val="00BC14BF"/>
    <w:rsid w:val="00BC1B6E"/>
    <w:rsid w:val="00BC2702"/>
    <w:rsid w:val="00BC2B3C"/>
    <w:rsid w:val="00BC2F9C"/>
    <w:rsid w:val="00BC3432"/>
    <w:rsid w:val="00BC3D6D"/>
    <w:rsid w:val="00BC3DA0"/>
    <w:rsid w:val="00BC408F"/>
    <w:rsid w:val="00BC424F"/>
    <w:rsid w:val="00BC4876"/>
    <w:rsid w:val="00BC4919"/>
    <w:rsid w:val="00BC4A3B"/>
    <w:rsid w:val="00BC4C34"/>
    <w:rsid w:val="00BC4FA5"/>
    <w:rsid w:val="00BC503E"/>
    <w:rsid w:val="00BC5E23"/>
    <w:rsid w:val="00BC6029"/>
    <w:rsid w:val="00BC617D"/>
    <w:rsid w:val="00BC69A5"/>
    <w:rsid w:val="00BC6E83"/>
    <w:rsid w:val="00BC7341"/>
    <w:rsid w:val="00BC7B6D"/>
    <w:rsid w:val="00BD078D"/>
    <w:rsid w:val="00BD123F"/>
    <w:rsid w:val="00BD15CE"/>
    <w:rsid w:val="00BD19AD"/>
    <w:rsid w:val="00BD1ABF"/>
    <w:rsid w:val="00BD20C2"/>
    <w:rsid w:val="00BD2C47"/>
    <w:rsid w:val="00BD2D7B"/>
    <w:rsid w:val="00BD3081"/>
    <w:rsid w:val="00BD308C"/>
    <w:rsid w:val="00BD33A5"/>
    <w:rsid w:val="00BD379C"/>
    <w:rsid w:val="00BD3E8A"/>
    <w:rsid w:val="00BD40E1"/>
    <w:rsid w:val="00BD40EB"/>
    <w:rsid w:val="00BD49DC"/>
    <w:rsid w:val="00BD4BDB"/>
    <w:rsid w:val="00BD508B"/>
    <w:rsid w:val="00BD5EB7"/>
    <w:rsid w:val="00BD607C"/>
    <w:rsid w:val="00BD617F"/>
    <w:rsid w:val="00BD6BD0"/>
    <w:rsid w:val="00BD6CD1"/>
    <w:rsid w:val="00BD71A4"/>
    <w:rsid w:val="00BD7620"/>
    <w:rsid w:val="00BD7D10"/>
    <w:rsid w:val="00BE00E2"/>
    <w:rsid w:val="00BE01B1"/>
    <w:rsid w:val="00BE05E9"/>
    <w:rsid w:val="00BE0615"/>
    <w:rsid w:val="00BE1402"/>
    <w:rsid w:val="00BE15E2"/>
    <w:rsid w:val="00BE1A8B"/>
    <w:rsid w:val="00BE1AC5"/>
    <w:rsid w:val="00BE21D4"/>
    <w:rsid w:val="00BE2208"/>
    <w:rsid w:val="00BE2399"/>
    <w:rsid w:val="00BE2A87"/>
    <w:rsid w:val="00BE2D1E"/>
    <w:rsid w:val="00BE2DEE"/>
    <w:rsid w:val="00BE2F38"/>
    <w:rsid w:val="00BE37D5"/>
    <w:rsid w:val="00BE392E"/>
    <w:rsid w:val="00BE3C16"/>
    <w:rsid w:val="00BE4257"/>
    <w:rsid w:val="00BE43BF"/>
    <w:rsid w:val="00BE4651"/>
    <w:rsid w:val="00BE4A03"/>
    <w:rsid w:val="00BE517B"/>
    <w:rsid w:val="00BE5D75"/>
    <w:rsid w:val="00BE5E90"/>
    <w:rsid w:val="00BE5E9F"/>
    <w:rsid w:val="00BE60A3"/>
    <w:rsid w:val="00BE616E"/>
    <w:rsid w:val="00BE633F"/>
    <w:rsid w:val="00BE65A5"/>
    <w:rsid w:val="00BE6E64"/>
    <w:rsid w:val="00BE70AE"/>
    <w:rsid w:val="00BE71C7"/>
    <w:rsid w:val="00BE7453"/>
    <w:rsid w:val="00BE7FA2"/>
    <w:rsid w:val="00BF00BC"/>
    <w:rsid w:val="00BF0343"/>
    <w:rsid w:val="00BF072F"/>
    <w:rsid w:val="00BF0775"/>
    <w:rsid w:val="00BF0FC7"/>
    <w:rsid w:val="00BF11FE"/>
    <w:rsid w:val="00BF153F"/>
    <w:rsid w:val="00BF16E7"/>
    <w:rsid w:val="00BF1C09"/>
    <w:rsid w:val="00BF1CBD"/>
    <w:rsid w:val="00BF1CEE"/>
    <w:rsid w:val="00BF1D5C"/>
    <w:rsid w:val="00BF2936"/>
    <w:rsid w:val="00BF2E92"/>
    <w:rsid w:val="00BF3064"/>
    <w:rsid w:val="00BF3799"/>
    <w:rsid w:val="00BF394D"/>
    <w:rsid w:val="00BF3A62"/>
    <w:rsid w:val="00BF3E22"/>
    <w:rsid w:val="00BF40B0"/>
    <w:rsid w:val="00BF410A"/>
    <w:rsid w:val="00BF4149"/>
    <w:rsid w:val="00BF458C"/>
    <w:rsid w:val="00BF45D5"/>
    <w:rsid w:val="00BF48AC"/>
    <w:rsid w:val="00BF4ABE"/>
    <w:rsid w:val="00BF51B9"/>
    <w:rsid w:val="00BF57F7"/>
    <w:rsid w:val="00BF58F4"/>
    <w:rsid w:val="00BF5D8A"/>
    <w:rsid w:val="00BF662B"/>
    <w:rsid w:val="00BF6DB4"/>
    <w:rsid w:val="00BF7155"/>
    <w:rsid w:val="00BF7207"/>
    <w:rsid w:val="00BF7571"/>
    <w:rsid w:val="00BF770F"/>
    <w:rsid w:val="00BF7BC4"/>
    <w:rsid w:val="00BF7C11"/>
    <w:rsid w:val="00C0013B"/>
    <w:rsid w:val="00C00857"/>
    <w:rsid w:val="00C00972"/>
    <w:rsid w:val="00C00D11"/>
    <w:rsid w:val="00C00F72"/>
    <w:rsid w:val="00C0106D"/>
    <w:rsid w:val="00C011E0"/>
    <w:rsid w:val="00C011F1"/>
    <w:rsid w:val="00C0188D"/>
    <w:rsid w:val="00C02495"/>
    <w:rsid w:val="00C02505"/>
    <w:rsid w:val="00C026B1"/>
    <w:rsid w:val="00C02798"/>
    <w:rsid w:val="00C0298B"/>
    <w:rsid w:val="00C02AD8"/>
    <w:rsid w:val="00C02B6B"/>
    <w:rsid w:val="00C02B8E"/>
    <w:rsid w:val="00C03936"/>
    <w:rsid w:val="00C03CAD"/>
    <w:rsid w:val="00C03E46"/>
    <w:rsid w:val="00C03FCC"/>
    <w:rsid w:val="00C04151"/>
    <w:rsid w:val="00C0434A"/>
    <w:rsid w:val="00C046B5"/>
    <w:rsid w:val="00C04AAD"/>
    <w:rsid w:val="00C04AFF"/>
    <w:rsid w:val="00C05049"/>
    <w:rsid w:val="00C055BD"/>
    <w:rsid w:val="00C05738"/>
    <w:rsid w:val="00C0581B"/>
    <w:rsid w:val="00C05B87"/>
    <w:rsid w:val="00C06642"/>
    <w:rsid w:val="00C06809"/>
    <w:rsid w:val="00C069D1"/>
    <w:rsid w:val="00C06AD1"/>
    <w:rsid w:val="00C073CC"/>
    <w:rsid w:val="00C07498"/>
    <w:rsid w:val="00C0782D"/>
    <w:rsid w:val="00C07997"/>
    <w:rsid w:val="00C07C8B"/>
    <w:rsid w:val="00C07F1B"/>
    <w:rsid w:val="00C116CB"/>
    <w:rsid w:val="00C11C99"/>
    <w:rsid w:val="00C11D98"/>
    <w:rsid w:val="00C126CB"/>
    <w:rsid w:val="00C1298A"/>
    <w:rsid w:val="00C12EA6"/>
    <w:rsid w:val="00C12FA0"/>
    <w:rsid w:val="00C130D0"/>
    <w:rsid w:val="00C1342E"/>
    <w:rsid w:val="00C13692"/>
    <w:rsid w:val="00C13803"/>
    <w:rsid w:val="00C1395D"/>
    <w:rsid w:val="00C13AC8"/>
    <w:rsid w:val="00C13C9B"/>
    <w:rsid w:val="00C13DFB"/>
    <w:rsid w:val="00C1429D"/>
    <w:rsid w:val="00C1432F"/>
    <w:rsid w:val="00C14345"/>
    <w:rsid w:val="00C143FD"/>
    <w:rsid w:val="00C148E1"/>
    <w:rsid w:val="00C14FF7"/>
    <w:rsid w:val="00C1519F"/>
    <w:rsid w:val="00C156A5"/>
    <w:rsid w:val="00C1570C"/>
    <w:rsid w:val="00C15A04"/>
    <w:rsid w:val="00C15C84"/>
    <w:rsid w:val="00C164DB"/>
    <w:rsid w:val="00C168F6"/>
    <w:rsid w:val="00C16F6A"/>
    <w:rsid w:val="00C17C68"/>
    <w:rsid w:val="00C20287"/>
    <w:rsid w:val="00C20389"/>
    <w:rsid w:val="00C203F0"/>
    <w:rsid w:val="00C20C69"/>
    <w:rsid w:val="00C20E12"/>
    <w:rsid w:val="00C2194B"/>
    <w:rsid w:val="00C219E9"/>
    <w:rsid w:val="00C21A28"/>
    <w:rsid w:val="00C21AEB"/>
    <w:rsid w:val="00C21BFB"/>
    <w:rsid w:val="00C21C39"/>
    <w:rsid w:val="00C21C93"/>
    <w:rsid w:val="00C220EB"/>
    <w:rsid w:val="00C221CF"/>
    <w:rsid w:val="00C22942"/>
    <w:rsid w:val="00C22BBF"/>
    <w:rsid w:val="00C23022"/>
    <w:rsid w:val="00C23472"/>
    <w:rsid w:val="00C2408D"/>
    <w:rsid w:val="00C2488F"/>
    <w:rsid w:val="00C24D54"/>
    <w:rsid w:val="00C2555D"/>
    <w:rsid w:val="00C258C8"/>
    <w:rsid w:val="00C25BA5"/>
    <w:rsid w:val="00C25D93"/>
    <w:rsid w:val="00C26268"/>
    <w:rsid w:val="00C263DA"/>
    <w:rsid w:val="00C26431"/>
    <w:rsid w:val="00C26609"/>
    <w:rsid w:val="00C26705"/>
    <w:rsid w:val="00C2685A"/>
    <w:rsid w:val="00C26935"/>
    <w:rsid w:val="00C26FD4"/>
    <w:rsid w:val="00C26FE8"/>
    <w:rsid w:val="00C30079"/>
    <w:rsid w:val="00C300DC"/>
    <w:rsid w:val="00C30238"/>
    <w:rsid w:val="00C30A0D"/>
    <w:rsid w:val="00C31037"/>
    <w:rsid w:val="00C317E8"/>
    <w:rsid w:val="00C317FF"/>
    <w:rsid w:val="00C319F3"/>
    <w:rsid w:val="00C31AD1"/>
    <w:rsid w:val="00C31BEE"/>
    <w:rsid w:val="00C31D76"/>
    <w:rsid w:val="00C31D95"/>
    <w:rsid w:val="00C3224A"/>
    <w:rsid w:val="00C327CC"/>
    <w:rsid w:val="00C32AE7"/>
    <w:rsid w:val="00C332CE"/>
    <w:rsid w:val="00C33570"/>
    <w:rsid w:val="00C335FE"/>
    <w:rsid w:val="00C33644"/>
    <w:rsid w:val="00C33C4F"/>
    <w:rsid w:val="00C342E3"/>
    <w:rsid w:val="00C34CAA"/>
    <w:rsid w:val="00C34FAA"/>
    <w:rsid w:val="00C35690"/>
    <w:rsid w:val="00C35FFC"/>
    <w:rsid w:val="00C36705"/>
    <w:rsid w:val="00C36910"/>
    <w:rsid w:val="00C36B08"/>
    <w:rsid w:val="00C36C1A"/>
    <w:rsid w:val="00C36DF6"/>
    <w:rsid w:val="00C36E24"/>
    <w:rsid w:val="00C36F89"/>
    <w:rsid w:val="00C40562"/>
    <w:rsid w:val="00C40685"/>
    <w:rsid w:val="00C40B9B"/>
    <w:rsid w:val="00C41E58"/>
    <w:rsid w:val="00C41ED9"/>
    <w:rsid w:val="00C41F0D"/>
    <w:rsid w:val="00C420AE"/>
    <w:rsid w:val="00C4223B"/>
    <w:rsid w:val="00C427E4"/>
    <w:rsid w:val="00C4291F"/>
    <w:rsid w:val="00C42D91"/>
    <w:rsid w:val="00C42DC4"/>
    <w:rsid w:val="00C42DEB"/>
    <w:rsid w:val="00C431D1"/>
    <w:rsid w:val="00C4356A"/>
    <w:rsid w:val="00C43648"/>
    <w:rsid w:val="00C4401A"/>
    <w:rsid w:val="00C44C30"/>
    <w:rsid w:val="00C44D24"/>
    <w:rsid w:val="00C45056"/>
    <w:rsid w:val="00C453A3"/>
    <w:rsid w:val="00C4590A"/>
    <w:rsid w:val="00C45A68"/>
    <w:rsid w:val="00C460C8"/>
    <w:rsid w:val="00C470AF"/>
    <w:rsid w:val="00C471B3"/>
    <w:rsid w:val="00C501EB"/>
    <w:rsid w:val="00C502A8"/>
    <w:rsid w:val="00C5035E"/>
    <w:rsid w:val="00C5057A"/>
    <w:rsid w:val="00C50FAB"/>
    <w:rsid w:val="00C511D0"/>
    <w:rsid w:val="00C5156C"/>
    <w:rsid w:val="00C517C2"/>
    <w:rsid w:val="00C51D50"/>
    <w:rsid w:val="00C52295"/>
    <w:rsid w:val="00C524D4"/>
    <w:rsid w:val="00C52A8A"/>
    <w:rsid w:val="00C52B0F"/>
    <w:rsid w:val="00C52F05"/>
    <w:rsid w:val="00C52FF0"/>
    <w:rsid w:val="00C530E2"/>
    <w:rsid w:val="00C535B7"/>
    <w:rsid w:val="00C53610"/>
    <w:rsid w:val="00C53A29"/>
    <w:rsid w:val="00C53D77"/>
    <w:rsid w:val="00C53FD8"/>
    <w:rsid w:val="00C5491D"/>
    <w:rsid w:val="00C54ABB"/>
    <w:rsid w:val="00C55415"/>
    <w:rsid w:val="00C55427"/>
    <w:rsid w:val="00C55528"/>
    <w:rsid w:val="00C55682"/>
    <w:rsid w:val="00C5599A"/>
    <w:rsid w:val="00C55DB9"/>
    <w:rsid w:val="00C561A4"/>
    <w:rsid w:val="00C5661D"/>
    <w:rsid w:val="00C56790"/>
    <w:rsid w:val="00C56941"/>
    <w:rsid w:val="00C56CBC"/>
    <w:rsid w:val="00C57145"/>
    <w:rsid w:val="00C57189"/>
    <w:rsid w:val="00C571AA"/>
    <w:rsid w:val="00C5731A"/>
    <w:rsid w:val="00C5742A"/>
    <w:rsid w:val="00C576E9"/>
    <w:rsid w:val="00C57F0A"/>
    <w:rsid w:val="00C60ADF"/>
    <w:rsid w:val="00C60C9A"/>
    <w:rsid w:val="00C614CF"/>
    <w:rsid w:val="00C61606"/>
    <w:rsid w:val="00C6182B"/>
    <w:rsid w:val="00C61D30"/>
    <w:rsid w:val="00C623D2"/>
    <w:rsid w:val="00C6250B"/>
    <w:rsid w:val="00C6334B"/>
    <w:rsid w:val="00C63AFF"/>
    <w:rsid w:val="00C63D6D"/>
    <w:rsid w:val="00C63DF8"/>
    <w:rsid w:val="00C6418F"/>
    <w:rsid w:val="00C645CB"/>
    <w:rsid w:val="00C64673"/>
    <w:rsid w:val="00C6483D"/>
    <w:rsid w:val="00C64A71"/>
    <w:rsid w:val="00C64B35"/>
    <w:rsid w:val="00C6599E"/>
    <w:rsid w:val="00C65DDD"/>
    <w:rsid w:val="00C66408"/>
    <w:rsid w:val="00C66653"/>
    <w:rsid w:val="00C66C08"/>
    <w:rsid w:val="00C70090"/>
    <w:rsid w:val="00C7022E"/>
    <w:rsid w:val="00C7027B"/>
    <w:rsid w:val="00C7031B"/>
    <w:rsid w:val="00C7034D"/>
    <w:rsid w:val="00C709CC"/>
    <w:rsid w:val="00C70A20"/>
    <w:rsid w:val="00C70BA2"/>
    <w:rsid w:val="00C70DE9"/>
    <w:rsid w:val="00C710D1"/>
    <w:rsid w:val="00C712CC"/>
    <w:rsid w:val="00C71357"/>
    <w:rsid w:val="00C71866"/>
    <w:rsid w:val="00C71CBF"/>
    <w:rsid w:val="00C71FD2"/>
    <w:rsid w:val="00C720F2"/>
    <w:rsid w:val="00C7248A"/>
    <w:rsid w:val="00C728A8"/>
    <w:rsid w:val="00C72FC7"/>
    <w:rsid w:val="00C733CE"/>
    <w:rsid w:val="00C7353C"/>
    <w:rsid w:val="00C737A7"/>
    <w:rsid w:val="00C73DAA"/>
    <w:rsid w:val="00C73DED"/>
    <w:rsid w:val="00C7405C"/>
    <w:rsid w:val="00C745EA"/>
    <w:rsid w:val="00C748A6"/>
    <w:rsid w:val="00C74AA6"/>
    <w:rsid w:val="00C74B44"/>
    <w:rsid w:val="00C74CAF"/>
    <w:rsid w:val="00C74D5F"/>
    <w:rsid w:val="00C74E56"/>
    <w:rsid w:val="00C74E5E"/>
    <w:rsid w:val="00C75032"/>
    <w:rsid w:val="00C75418"/>
    <w:rsid w:val="00C75424"/>
    <w:rsid w:val="00C75854"/>
    <w:rsid w:val="00C759CD"/>
    <w:rsid w:val="00C75BB9"/>
    <w:rsid w:val="00C75C68"/>
    <w:rsid w:val="00C75D1D"/>
    <w:rsid w:val="00C75EF4"/>
    <w:rsid w:val="00C77124"/>
    <w:rsid w:val="00C7715C"/>
    <w:rsid w:val="00C77202"/>
    <w:rsid w:val="00C77377"/>
    <w:rsid w:val="00C77396"/>
    <w:rsid w:val="00C801EC"/>
    <w:rsid w:val="00C80976"/>
    <w:rsid w:val="00C80B9C"/>
    <w:rsid w:val="00C80F5A"/>
    <w:rsid w:val="00C8240F"/>
    <w:rsid w:val="00C82990"/>
    <w:rsid w:val="00C82A47"/>
    <w:rsid w:val="00C82C2B"/>
    <w:rsid w:val="00C8391A"/>
    <w:rsid w:val="00C847A2"/>
    <w:rsid w:val="00C84965"/>
    <w:rsid w:val="00C84F42"/>
    <w:rsid w:val="00C84FAB"/>
    <w:rsid w:val="00C85168"/>
    <w:rsid w:val="00C858FA"/>
    <w:rsid w:val="00C86408"/>
    <w:rsid w:val="00C864BA"/>
    <w:rsid w:val="00C86815"/>
    <w:rsid w:val="00C86B03"/>
    <w:rsid w:val="00C86BD5"/>
    <w:rsid w:val="00C86C05"/>
    <w:rsid w:val="00C86D02"/>
    <w:rsid w:val="00C86E8B"/>
    <w:rsid w:val="00C8747C"/>
    <w:rsid w:val="00C874ED"/>
    <w:rsid w:val="00C878EE"/>
    <w:rsid w:val="00C87CDD"/>
    <w:rsid w:val="00C90691"/>
    <w:rsid w:val="00C907FC"/>
    <w:rsid w:val="00C9084E"/>
    <w:rsid w:val="00C90C34"/>
    <w:rsid w:val="00C90C56"/>
    <w:rsid w:val="00C90D7D"/>
    <w:rsid w:val="00C90E01"/>
    <w:rsid w:val="00C91073"/>
    <w:rsid w:val="00C917F2"/>
    <w:rsid w:val="00C918F4"/>
    <w:rsid w:val="00C91986"/>
    <w:rsid w:val="00C91F4A"/>
    <w:rsid w:val="00C9201B"/>
    <w:rsid w:val="00C9214E"/>
    <w:rsid w:val="00C92266"/>
    <w:rsid w:val="00C92299"/>
    <w:rsid w:val="00C9257A"/>
    <w:rsid w:val="00C92BAB"/>
    <w:rsid w:val="00C92BC4"/>
    <w:rsid w:val="00C92BFF"/>
    <w:rsid w:val="00C92EC2"/>
    <w:rsid w:val="00C92ED1"/>
    <w:rsid w:val="00C9302F"/>
    <w:rsid w:val="00C9322F"/>
    <w:rsid w:val="00C9367B"/>
    <w:rsid w:val="00C93EAB"/>
    <w:rsid w:val="00C944EF"/>
    <w:rsid w:val="00C94728"/>
    <w:rsid w:val="00C94BDC"/>
    <w:rsid w:val="00C94EC2"/>
    <w:rsid w:val="00C94F01"/>
    <w:rsid w:val="00C94F62"/>
    <w:rsid w:val="00C95CBA"/>
    <w:rsid w:val="00C961E9"/>
    <w:rsid w:val="00C96541"/>
    <w:rsid w:val="00C972A3"/>
    <w:rsid w:val="00C97CF0"/>
    <w:rsid w:val="00C97D50"/>
    <w:rsid w:val="00C97E35"/>
    <w:rsid w:val="00C97F0A"/>
    <w:rsid w:val="00CA070D"/>
    <w:rsid w:val="00CA077A"/>
    <w:rsid w:val="00CA0B58"/>
    <w:rsid w:val="00CA0BFE"/>
    <w:rsid w:val="00CA0C8A"/>
    <w:rsid w:val="00CA0DD3"/>
    <w:rsid w:val="00CA1368"/>
    <w:rsid w:val="00CA19BB"/>
    <w:rsid w:val="00CA1DE6"/>
    <w:rsid w:val="00CA1DFF"/>
    <w:rsid w:val="00CA1E4D"/>
    <w:rsid w:val="00CA207D"/>
    <w:rsid w:val="00CA2111"/>
    <w:rsid w:val="00CA24E8"/>
    <w:rsid w:val="00CA2518"/>
    <w:rsid w:val="00CA2B60"/>
    <w:rsid w:val="00CA2EBD"/>
    <w:rsid w:val="00CA3104"/>
    <w:rsid w:val="00CA3159"/>
    <w:rsid w:val="00CA3383"/>
    <w:rsid w:val="00CA3B8C"/>
    <w:rsid w:val="00CA3BCD"/>
    <w:rsid w:val="00CA3D92"/>
    <w:rsid w:val="00CA3DAF"/>
    <w:rsid w:val="00CA48C3"/>
    <w:rsid w:val="00CA4B01"/>
    <w:rsid w:val="00CA4C44"/>
    <w:rsid w:val="00CA4CF8"/>
    <w:rsid w:val="00CA511F"/>
    <w:rsid w:val="00CA53E6"/>
    <w:rsid w:val="00CA5490"/>
    <w:rsid w:val="00CA57CB"/>
    <w:rsid w:val="00CA60AF"/>
    <w:rsid w:val="00CA63F1"/>
    <w:rsid w:val="00CA669F"/>
    <w:rsid w:val="00CA7174"/>
    <w:rsid w:val="00CA729D"/>
    <w:rsid w:val="00CA74DD"/>
    <w:rsid w:val="00CA75AA"/>
    <w:rsid w:val="00CA7B57"/>
    <w:rsid w:val="00CA7B98"/>
    <w:rsid w:val="00CA7E96"/>
    <w:rsid w:val="00CB0147"/>
    <w:rsid w:val="00CB03C6"/>
    <w:rsid w:val="00CB060C"/>
    <w:rsid w:val="00CB0904"/>
    <w:rsid w:val="00CB0A84"/>
    <w:rsid w:val="00CB0FF4"/>
    <w:rsid w:val="00CB1020"/>
    <w:rsid w:val="00CB113D"/>
    <w:rsid w:val="00CB19FA"/>
    <w:rsid w:val="00CB1A0E"/>
    <w:rsid w:val="00CB1DD7"/>
    <w:rsid w:val="00CB1EE2"/>
    <w:rsid w:val="00CB23AD"/>
    <w:rsid w:val="00CB2D64"/>
    <w:rsid w:val="00CB306B"/>
    <w:rsid w:val="00CB3144"/>
    <w:rsid w:val="00CB34D0"/>
    <w:rsid w:val="00CB3580"/>
    <w:rsid w:val="00CB3DE0"/>
    <w:rsid w:val="00CB411C"/>
    <w:rsid w:val="00CB4AA7"/>
    <w:rsid w:val="00CB4C67"/>
    <w:rsid w:val="00CB4CE8"/>
    <w:rsid w:val="00CB4EC9"/>
    <w:rsid w:val="00CB5534"/>
    <w:rsid w:val="00CB563A"/>
    <w:rsid w:val="00CB5928"/>
    <w:rsid w:val="00CB59DA"/>
    <w:rsid w:val="00CB5C71"/>
    <w:rsid w:val="00CB5EE4"/>
    <w:rsid w:val="00CB622A"/>
    <w:rsid w:val="00CB6555"/>
    <w:rsid w:val="00CB68A0"/>
    <w:rsid w:val="00CB6BAE"/>
    <w:rsid w:val="00CB6C8D"/>
    <w:rsid w:val="00CB6CB1"/>
    <w:rsid w:val="00CB6F65"/>
    <w:rsid w:val="00CB7202"/>
    <w:rsid w:val="00CB7289"/>
    <w:rsid w:val="00CB72FD"/>
    <w:rsid w:val="00CB7327"/>
    <w:rsid w:val="00CB73C6"/>
    <w:rsid w:val="00CB746C"/>
    <w:rsid w:val="00CB77C3"/>
    <w:rsid w:val="00CB7806"/>
    <w:rsid w:val="00CB7F15"/>
    <w:rsid w:val="00CC0274"/>
    <w:rsid w:val="00CC033D"/>
    <w:rsid w:val="00CC0382"/>
    <w:rsid w:val="00CC07A9"/>
    <w:rsid w:val="00CC0C51"/>
    <w:rsid w:val="00CC1389"/>
    <w:rsid w:val="00CC1A9C"/>
    <w:rsid w:val="00CC21E2"/>
    <w:rsid w:val="00CC234A"/>
    <w:rsid w:val="00CC2760"/>
    <w:rsid w:val="00CC2B04"/>
    <w:rsid w:val="00CC323D"/>
    <w:rsid w:val="00CC35A4"/>
    <w:rsid w:val="00CC3849"/>
    <w:rsid w:val="00CC43A7"/>
    <w:rsid w:val="00CC46DF"/>
    <w:rsid w:val="00CC4840"/>
    <w:rsid w:val="00CC569E"/>
    <w:rsid w:val="00CC57D2"/>
    <w:rsid w:val="00CC580E"/>
    <w:rsid w:val="00CC58B6"/>
    <w:rsid w:val="00CC58D0"/>
    <w:rsid w:val="00CC5D27"/>
    <w:rsid w:val="00CC5DEB"/>
    <w:rsid w:val="00CC5E3A"/>
    <w:rsid w:val="00CC606E"/>
    <w:rsid w:val="00CC64F5"/>
    <w:rsid w:val="00CC6711"/>
    <w:rsid w:val="00CC6ED5"/>
    <w:rsid w:val="00CC6EE8"/>
    <w:rsid w:val="00CC71BA"/>
    <w:rsid w:val="00CC7342"/>
    <w:rsid w:val="00CC7FEB"/>
    <w:rsid w:val="00CD00B0"/>
    <w:rsid w:val="00CD00E2"/>
    <w:rsid w:val="00CD0CD2"/>
    <w:rsid w:val="00CD0D50"/>
    <w:rsid w:val="00CD0E0F"/>
    <w:rsid w:val="00CD1199"/>
    <w:rsid w:val="00CD1610"/>
    <w:rsid w:val="00CD1A1D"/>
    <w:rsid w:val="00CD1B60"/>
    <w:rsid w:val="00CD271E"/>
    <w:rsid w:val="00CD28AB"/>
    <w:rsid w:val="00CD2A07"/>
    <w:rsid w:val="00CD314C"/>
    <w:rsid w:val="00CD327E"/>
    <w:rsid w:val="00CD329C"/>
    <w:rsid w:val="00CD3516"/>
    <w:rsid w:val="00CD3603"/>
    <w:rsid w:val="00CD37A3"/>
    <w:rsid w:val="00CD3ED6"/>
    <w:rsid w:val="00CD3FC4"/>
    <w:rsid w:val="00CD40B5"/>
    <w:rsid w:val="00CD48BD"/>
    <w:rsid w:val="00CD4B82"/>
    <w:rsid w:val="00CD55F3"/>
    <w:rsid w:val="00CD5613"/>
    <w:rsid w:val="00CD602E"/>
    <w:rsid w:val="00CD64FB"/>
    <w:rsid w:val="00CD656B"/>
    <w:rsid w:val="00CD709F"/>
    <w:rsid w:val="00CD7236"/>
    <w:rsid w:val="00CD775E"/>
    <w:rsid w:val="00CD775F"/>
    <w:rsid w:val="00CD7B9D"/>
    <w:rsid w:val="00CD7BEF"/>
    <w:rsid w:val="00CE0097"/>
    <w:rsid w:val="00CE01FC"/>
    <w:rsid w:val="00CE02A9"/>
    <w:rsid w:val="00CE066A"/>
    <w:rsid w:val="00CE0692"/>
    <w:rsid w:val="00CE0816"/>
    <w:rsid w:val="00CE0837"/>
    <w:rsid w:val="00CE087B"/>
    <w:rsid w:val="00CE08EB"/>
    <w:rsid w:val="00CE0946"/>
    <w:rsid w:val="00CE0DD6"/>
    <w:rsid w:val="00CE1522"/>
    <w:rsid w:val="00CE17F7"/>
    <w:rsid w:val="00CE1E81"/>
    <w:rsid w:val="00CE2449"/>
    <w:rsid w:val="00CE2EB3"/>
    <w:rsid w:val="00CE33F4"/>
    <w:rsid w:val="00CE3793"/>
    <w:rsid w:val="00CE3A60"/>
    <w:rsid w:val="00CE3A83"/>
    <w:rsid w:val="00CE3C65"/>
    <w:rsid w:val="00CE3F51"/>
    <w:rsid w:val="00CE4134"/>
    <w:rsid w:val="00CE4361"/>
    <w:rsid w:val="00CE4610"/>
    <w:rsid w:val="00CE4636"/>
    <w:rsid w:val="00CE4DC3"/>
    <w:rsid w:val="00CE5247"/>
    <w:rsid w:val="00CE56EA"/>
    <w:rsid w:val="00CE5959"/>
    <w:rsid w:val="00CE5BBA"/>
    <w:rsid w:val="00CE5FBF"/>
    <w:rsid w:val="00CE611E"/>
    <w:rsid w:val="00CE68D6"/>
    <w:rsid w:val="00CE6A7E"/>
    <w:rsid w:val="00CE7242"/>
    <w:rsid w:val="00CE7359"/>
    <w:rsid w:val="00CE73BC"/>
    <w:rsid w:val="00CE7479"/>
    <w:rsid w:val="00CE7A31"/>
    <w:rsid w:val="00CE7A7B"/>
    <w:rsid w:val="00CE7C0B"/>
    <w:rsid w:val="00CF05D5"/>
    <w:rsid w:val="00CF061B"/>
    <w:rsid w:val="00CF0630"/>
    <w:rsid w:val="00CF08C9"/>
    <w:rsid w:val="00CF0EC7"/>
    <w:rsid w:val="00CF1157"/>
    <w:rsid w:val="00CF120A"/>
    <w:rsid w:val="00CF12E4"/>
    <w:rsid w:val="00CF13B2"/>
    <w:rsid w:val="00CF1460"/>
    <w:rsid w:val="00CF1552"/>
    <w:rsid w:val="00CF16BA"/>
    <w:rsid w:val="00CF1846"/>
    <w:rsid w:val="00CF1E3C"/>
    <w:rsid w:val="00CF1F5D"/>
    <w:rsid w:val="00CF21B1"/>
    <w:rsid w:val="00CF2425"/>
    <w:rsid w:val="00CF24DC"/>
    <w:rsid w:val="00CF2970"/>
    <w:rsid w:val="00CF2B9E"/>
    <w:rsid w:val="00CF3108"/>
    <w:rsid w:val="00CF3132"/>
    <w:rsid w:val="00CF3146"/>
    <w:rsid w:val="00CF3774"/>
    <w:rsid w:val="00CF3887"/>
    <w:rsid w:val="00CF3A64"/>
    <w:rsid w:val="00CF3B76"/>
    <w:rsid w:val="00CF3E6A"/>
    <w:rsid w:val="00CF43C1"/>
    <w:rsid w:val="00CF4EB6"/>
    <w:rsid w:val="00CF52A7"/>
    <w:rsid w:val="00CF5790"/>
    <w:rsid w:val="00CF59C5"/>
    <w:rsid w:val="00CF5C67"/>
    <w:rsid w:val="00CF5D69"/>
    <w:rsid w:val="00CF5D76"/>
    <w:rsid w:val="00CF6AA2"/>
    <w:rsid w:val="00CF6BD1"/>
    <w:rsid w:val="00CF799D"/>
    <w:rsid w:val="00CF7EE1"/>
    <w:rsid w:val="00CF7EE9"/>
    <w:rsid w:val="00D00786"/>
    <w:rsid w:val="00D0089A"/>
    <w:rsid w:val="00D00BD8"/>
    <w:rsid w:val="00D01055"/>
    <w:rsid w:val="00D011A0"/>
    <w:rsid w:val="00D02122"/>
    <w:rsid w:val="00D0225C"/>
    <w:rsid w:val="00D023E8"/>
    <w:rsid w:val="00D0247F"/>
    <w:rsid w:val="00D02D32"/>
    <w:rsid w:val="00D031E1"/>
    <w:rsid w:val="00D0325C"/>
    <w:rsid w:val="00D03927"/>
    <w:rsid w:val="00D03D2C"/>
    <w:rsid w:val="00D03F3A"/>
    <w:rsid w:val="00D04497"/>
    <w:rsid w:val="00D0451D"/>
    <w:rsid w:val="00D045EF"/>
    <w:rsid w:val="00D045F8"/>
    <w:rsid w:val="00D04952"/>
    <w:rsid w:val="00D0569F"/>
    <w:rsid w:val="00D056FA"/>
    <w:rsid w:val="00D05744"/>
    <w:rsid w:val="00D05835"/>
    <w:rsid w:val="00D05E61"/>
    <w:rsid w:val="00D05F42"/>
    <w:rsid w:val="00D06085"/>
    <w:rsid w:val="00D0622D"/>
    <w:rsid w:val="00D0678B"/>
    <w:rsid w:val="00D0682A"/>
    <w:rsid w:val="00D06F27"/>
    <w:rsid w:val="00D07428"/>
    <w:rsid w:val="00D07466"/>
    <w:rsid w:val="00D07608"/>
    <w:rsid w:val="00D076DE"/>
    <w:rsid w:val="00D10136"/>
    <w:rsid w:val="00D10546"/>
    <w:rsid w:val="00D10551"/>
    <w:rsid w:val="00D10571"/>
    <w:rsid w:val="00D11327"/>
    <w:rsid w:val="00D113A1"/>
    <w:rsid w:val="00D12359"/>
    <w:rsid w:val="00D126BA"/>
    <w:rsid w:val="00D12933"/>
    <w:rsid w:val="00D12F43"/>
    <w:rsid w:val="00D13001"/>
    <w:rsid w:val="00D13294"/>
    <w:rsid w:val="00D13838"/>
    <w:rsid w:val="00D13913"/>
    <w:rsid w:val="00D14281"/>
    <w:rsid w:val="00D143A1"/>
    <w:rsid w:val="00D1459B"/>
    <w:rsid w:val="00D14828"/>
    <w:rsid w:val="00D1485E"/>
    <w:rsid w:val="00D14977"/>
    <w:rsid w:val="00D14BA0"/>
    <w:rsid w:val="00D14F81"/>
    <w:rsid w:val="00D159AD"/>
    <w:rsid w:val="00D159D6"/>
    <w:rsid w:val="00D15E0E"/>
    <w:rsid w:val="00D1603A"/>
    <w:rsid w:val="00D16078"/>
    <w:rsid w:val="00D1631B"/>
    <w:rsid w:val="00D164AC"/>
    <w:rsid w:val="00D1678E"/>
    <w:rsid w:val="00D17021"/>
    <w:rsid w:val="00D1731C"/>
    <w:rsid w:val="00D203BC"/>
    <w:rsid w:val="00D20960"/>
    <w:rsid w:val="00D2118A"/>
    <w:rsid w:val="00D21686"/>
    <w:rsid w:val="00D216C3"/>
    <w:rsid w:val="00D21AD1"/>
    <w:rsid w:val="00D21D3A"/>
    <w:rsid w:val="00D21FFE"/>
    <w:rsid w:val="00D222AE"/>
    <w:rsid w:val="00D2239F"/>
    <w:rsid w:val="00D2276F"/>
    <w:rsid w:val="00D2295D"/>
    <w:rsid w:val="00D22D81"/>
    <w:rsid w:val="00D231D7"/>
    <w:rsid w:val="00D2337B"/>
    <w:rsid w:val="00D23415"/>
    <w:rsid w:val="00D234BF"/>
    <w:rsid w:val="00D23A9D"/>
    <w:rsid w:val="00D23CBF"/>
    <w:rsid w:val="00D23DC0"/>
    <w:rsid w:val="00D2550F"/>
    <w:rsid w:val="00D25B81"/>
    <w:rsid w:val="00D25BCD"/>
    <w:rsid w:val="00D25DB3"/>
    <w:rsid w:val="00D25FB6"/>
    <w:rsid w:val="00D266BF"/>
    <w:rsid w:val="00D2681D"/>
    <w:rsid w:val="00D26C51"/>
    <w:rsid w:val="00D26F4A"/>
    <w:rsid w:val="00D27E4C"/>
    <w:rsid w:val="00D27F60"/>
    <w:rsid w:val="00D303F8"/>
    <w:rsid w:val="00D305DB"/>
    <w:rsid w:val="00D3069D"/>
    <w:rsid w:val="00D308AC"/>
    <w:rsid w:val="00D308D8"/>
    <w:rsid w:val="00D30AE3"/>
    <w:rsid w:val="00D30F21"/>
    <w:rsid w:val="00D31B76"/>
    <w:rsid w:val="00D31D34"/>
    <w:rsid w:val="00D32172"/>
    <w:rsid w:val="00D32C8B"/>
    <w:rsid w:val="00D32F21"/>
    <w:rsid w:val="00D33379"/>
    <w:rsid w:val="00D340D6"/>
    <w:rsid w:val="00D3416B"/>
    <w:rsid w:val="00D34C37"/>
    <w:rsid w:val="00D34E3E"/>
    <w:rsid w:val="00D34F3B"/>
    <w:rsid w:val="00D352B1"/>
    <w:rsid w:val="00D35331"/>
    <w:rsid w:val="00D35BEE"/>
    <w:rsid w:val="00D3660F"/>
    <w:rsid w:val="00D36E5E"/>
    <w:rsid w:val="00D36F09"/>
    <w:rsid w:val="00D3747D"/>
    <w:rsid w:val="00D3752C"/>
    <w:rsid w:val="00D37545"/>
    <w:rsid w:val="00D37711"/>
    <w:rsid w:val="00D3779A"/>
    <w:rsid w:val="00D37DD0"/>
    <w:rsid w:val="00D402F1"/>
    <w:rsid w:val="00D4080B"/>
    <w:rsid w:val="00D40F76"/>
    <w:rsid w:val="00D40F85"/>
    <w:rsid w:val="00D41547"/>
    <w:rsid w:val="00D41866"/>
    <w:rsid w:val="00D41BC5"/>
    <w:rsid w:val="00D41DFB"/>
    <w:rsid w:val="00D41F54"/>
    <w:rsid w:val="00D41FD8"/>
    <w:rsid w:val="00D42759"/>
    <w:rsid w:val="00D42813"/>
    <w:rsid w:val="00D429F1"/>
    <w:rsid w:val="00D4316D"/>
    <w:rsid w:val="00D432F3"/>
    <w:rsid w:val="00D4333A"/>
    <w:rsid w:val="00D433E9"/>
    <w:rsid w:val="00D437BF"/>
    <w:rsid w:val="00D438E2"/>
    <w:rsid w:val="00D439C9"/>
    <w:rsid w:val="00D43CD1"/>
    <w:rsid w:val="00D43D49"/>
    <w:rsid w:val="00D44395"/>
    <w:rsid w:val="00D444AD"/>
    <w:rsid w:val="00D445A1"/>
    <w:rsid w:val="00D445EC"/>
    <w:rsid w:val="00D449EE"/>
    <w:rsid w:val="00D449F7"/>
    <w:rsid w:val="00D44B0A"/>
    <w:rsid w:val="00D44BC0"/>
    <w:rsid w:val="00D44CFF"/>
    <w:rsid w:val="00D44F39"/>
    <w:rsid w:val="00D455A0"/>
    <w:rsid w:val="00D45788"/>
    <w:rsid w:val="00D45A5E"/>
    <w:rsid w:val="00D45D39"/>
    <w:rsid w:val="00D460E4"/>
    <w:rsid w:val="00D46177"/>
    <w:rsid w:val="00D46265"/>
    <w:rsid w:val="00D46399"/>
    <w:rsid w:val="00D46625"/>
    <w:rsid w:val="00D46E57"/>
    <w:rsid w:val="00D47790"/>
    <w:rsid w:val="00D4780B"/>
    <w:rsid w:val="00D47F11"/>
    <w:rsid w:val="00D50412"/>
    <w:rsid w:val="00D50A0B"/>
    <w:rsid w:val="00D50BCB"/>
    <w:rsid w:val="00D51B33"/>
    <w:rsid w:val="00D51C12"/>
    <w:rsid w:val="00D52720"/>
    <w:rsid w:val="00D52ABC"/>
    <w:rsid w:val="00D52C09"/>
    <w:rsid w:val="00D52CC8"/>
    <w:rsid w:val="00D534C6"/>
    <w:rsid w:val="00D5371A"/>
    <w:rsid w:val="00D5392D"/>
    <w:rsid w:val="00D540CB"/>
    <w:rsid w:val="00D5452C"/>
    <w:rsid w:val="00D545BE"/>
    <w:rsid w:val="00D5495A"/>
    <w:rsid w:val="00D549BD"/>
    <w:rsid w:val="00D54A00"/>
    <w:rsid w:val="00D54CBA"/>
    <w:rsid w:val="00D54F40"/>
    <w:rsid w:val="00D55AF9"/>
    <w:rsid w:val="00D55D7E"/>
    <w:rsid w:val="00D56104"/>
    <w:rsid w:val="00D5645E"/>
    <w:rsid w:val="00D56961"/>
    <w:rsid w:val="00D56D44"/>
    <w:rsid w:val="00D56EBA"/>
    <w:rsid w:val="00D578F2"/>
    <w:rsid w:val="00D57BA8"/>
    <w:rsid w:val="00D602B5"/>
    <w:rsid w:val="00D60659"/>
    <w:rsid w:val="00D60739"/>
    <w:rsid w:val="00D608A6"/>
    <w:rsid w:val="00D609E5"/>
    <w:rsid w:val="00D60AB7"/>
    <w:rsid w:val="00D60BB4"/>
    <w:rsid w:val="00D60CC2"/>
    <w:rsid w:val="00D60E5D"/>
    <w:rsid w:val="00D61105"/>
    <w:rsid w:val="00D6138C"/>
    <w:rsid w:val="00D61615"/>
    <w:rsid w:val="00D61D98"/>
    <w:rsid w:val="00D624B4"/>
    <w:rsid w:val="00D629A6"/>
    <w:rsid w:val="00D629D5"/>
    <w:rsid w:val="00D62DEB"/>
    <w:rsid w:val="00D632B7"/>
    <w:rsid w:val="00D63B6F"/>
    <w:rsid w:val="00D63C00"/>
    <w:rsid w:val="00D63E4A"/>
    <w:rsid w:val="00D63E7F"/>
    <w:rsid w:val="00D6455F"/>
    <w:rsid w:val="00D65068"/>
    <w:rsid w:val="00D65682"/>
    <w:rsid w:val="00D65925"/>
    <w:rsid w:val="00D65C06"/>
    <w:rsid w:val="00D669B9"/>
    <w:rsid w:val="00D66AF9"/>
    <w:rsid w:val="00D66ECF"/>
    <w:rsid w:val="00D6748A"/>
    <w:rsid w:val="00D676A8"/>
    <w:rsid w:val="00D67830"/>
    <w:rsid w:val="00D67B22"/>
    <w:rsid w:val="00D67C0B"/>
    <w:rsid w:val="00D67D09"/>
    <w:rsid w:val="00D67E25"/>
    <w:rsid w:val="00D70145"/>
    <w:rsid w:val="00D70417"/>
    <w:rsid w:val="00D70766"/>
    <w:rsid w:val="00D70DF6"/>
    <w:rsid w:val="00D7109A"/>
    <w:rsid w:val="00D711AA"/>
    <w:rsid w:val="00D71235"/>
    <w:rsid w:val="00D716D8"/>
    <w:rsid w:val="00D718F6"/>
    <w:rsid w:val="00D719BD"/>
    <w:rsid w:val="00D71C28"/>
    <w:rsid w:val="00D71FE7"/>
    <w:rsid w:val="00D723A3"/>
    <w:rsid w:val="00D723B7"/>
    <w:rsid w:val="00D72568"/>
    <w:rsid w:val="00D72B7D"/>
    <w:rsid w:val="00D72C71"/>
    <w:rsid w:val="00D72DC6"/>
    <w:rsid w:val="00D733EB"/>
    <w:rsid w:val="00D73456"/>
    <w:rsid w:val="00D7350D"/>
    <w:rsid w:val="00D7351C"/>
    <w:rsid w:val="00D736AB"/>
    <w:rsid w:val="00D7387E"/>
    <w:rsid w:val="00D739F2"/>
    <w:rsid w:val="00D73A7E"/>
    <w:rsid w:val="00D73C93"/>
    <w:rsid w:val="00D73E22"/>
    <w:rsid w:val="00D73F5B"/>
    <w:rsid w:val="00D74066"/>
    <w:rsid w:val="00D74094"/>
    <w:rsid w:val="00D7431F"/>
    <w:rsid w:val="00D747D2"/>
    <w:rsid w:val="00D748C6"/>
    <w:rsid w:val="00D74B83"/>
    <w:rsid w:val="00D74B90"/>
    <w:rsid w:val="00D74C1A"/>
    <w:rsid w:val="00D74D6B"/>
    <w:rsid w:val="00D74E1A"/>
    <w:rsid w:val="00D75869"/>
    <w:rsid w:val="00D75B5E"/>
    <w:rsid w:val="00D75D3E"/>
    <w:rsid w:val="00D75E3C"/>
    <w:rsid w:val="00D76A52"/>
    <w:rsid w:val="00D76CAE"/>
    <w:rsid w:val="00D771B6"/>
    <w:rsid w:val="00D77200"/>
    <w:rsid w:val="00D7770D"/>
    <w:rsid w:val="00D77869"/>
    <w:rsid w:val="00D77AB0"/>
    <w:rsid w:val="00D802AF"/>
    <w:rsid w:val="00D8045D"/>
    <w:rsid w:val="00D80663"/>
    <w:rsid w:val="00D80E1C"/>
    <w:rsid w:val="00D8145C"/>
    <w:rsid w:val="00D814E1"/>
    <w:rsid w:val="00D8156D"/>
    <w:rsid w:val="00D8183E"/>
    <w:rsid w:val="00D819A2"/>
    <w:rsid w:val="00D826C9"/>
    <w:rsid w:val="00D82BAD"/>
    <w:rsid w:val="00D82C93"/>
    <w:rsid w:val="00D82CD0"/>
    <w:rsid w:val="00D82DC7"/>
    <w:rsid w:val="00D82F96"/>
    <w:rsid w:val="00D83279"/>
    <w:rsid w:val="00D836D7"/>
    <w:rsid w:val="00D83977"/>
    <w:rsid w:val="00D84179"/>
    <w:rsid w:val="00D841F5"/>
    <w:rsid w:val="00D843D2"/>
    <w:rsid w:val="00D844A3"/>
    <w:rsid w:val="00D847A6"/>
    <w:rsid w:val="00D84BCA"/>
    <w:rsid w:val="00D84C56"/>
    <w:rsid w:val="00D84D6B"/>
    <w:rsid w:val="00D84F15"/>
    <w:rsid w:val="00D85009"/>
    <w:rsid w:val="00D8515D"/>
    <w:rsid w:val="00D8566A"/>
    <w:rsid w:val="00D85914"/>
    <w:rsid w:val="00D859B7"/>
    <w:rsid w:val="00D86505"/>
    <w:rsid w:val="00D87BAD"/>
    <w:rsid w:val="00D87C24"/>
    <w:rsid w:val="00D87E90"/>
    <w:rsid w:val="00D901B1"/>
    <w:rsid w:val="00D9020C"/>
    <w:rsid w:val="00D902E0"/>
    <w:rsid w:val="00D905A9"/>
    <w:rsid w:val="00D9107F"/>
    <w:rsid w:val="00D9131C"/>
    <w:rsid w:val="00D91328"/>
    <w:rsid w:val="00D9138F"/>
    <w:rsid w:val="00D91E86"/>
    <w:rsid w:val="00D92528"/>
    <w:rsid w:val="00D926CE"/>
    <w:rsid w:val="00D9288E"/>
    <w:rsid w:val="00D929AD"/>
    <w:rsid w:val="00D92AD9"/>
    <w:rsid w:val="00D92C4C"/>
    <w:rsid w:val="00D92EA7"/>
    <w:rsid w:val="00D93069"/>
    <w:rsid w:val="00D93581"/>
    <w:rsid w:val="00D935D0"/>
    <w:rsid w:val="00D93E2F"/>
    <w:rsid w:val="00D94039"/>
    <w:rsid w:val="00D94093"/>
    <w:rsid w:val="00D9415D"/>
    <w:rsid w:val="00D947D2"/>
    <w:rsid w:val="00D94898"/>
    <w:rsid w:val="00D958DB"/>
    <w:rsid w:val="00D95AF1"/>
    <w:rsid w:val="00D95D25"/>
    <w:rsid w:val="00D96189"/>
    <w:rsid w:val="00D96410"/>
    <w:rsid w:val="00D96D7D"/>
    <w:rsid w:val="00D96E34"/>
    <w:rsid w:val="00D9727F"/>
    <w:rsid w:val="00D97922"/>
    <w:rsid w:val="00D979BC"/>
    <w:rsid w:val="00DA00A9"/>
    <w:rsid w:val="00DA04E9"/>
    <w:rsid w:val="00DA08C4"/>
    <w:rsid w:val="00DA096A"/>
    <w:rsid w:val="00DA0A24"/>
    <w:rsid w:val="00DA0CC1"/>
    <w:rsid w:val="00DA1052"/>
    <w:rsid w:val="00DA118B"/>
    <w:rsid w:val="00DA184F"/>
    <w:rsid w:val="00DA1AA4"/>
    <w:rsid w:val="00DA2447"/>
    <w:rsid w:val="00DA25DA"/>
    <w:rsid w:val="00DA27E3"/>
    <w:rsid w:val="00DA285B"/>
    <w:rsid w:val="00DA2B5A"/>
    <w:rsid w:val="00DA2CFC"/>
    <w:rsid w:val="00DA35D1"/>
    <w:rsid w:val="00DA35E0"/>
    <w:rsid w:val="00DA3A8B"/>
    <w:rsid w:val="00DA3B4B"/>
    <w:rsid w:val="00DA3BA7"/>
    <w:rsid w:val="00DA3C11"/>
    <w:rsid w:val="00DA40DE"/>
    <w:rsid w:val="00DA4990"/>
    <w:rsid w:val="00DA5207"/>
    <w:rsid w:val="00DA527C"/>
    <w:rsid w:val="00DA52E9"/>
    <w:rsid w:val="00DA544A"/>
    <w:rsid w:val="00DA5A14"/>
    <w:rsid w:val="00DA5CE4"/>
    <w:rsid w:val="00DA61C6"/>
    <w:rsid w:val="00DA69C9"/>
    <w:rsid w:val="00DA6D91"/>
    <w:rsid w:val="00DA6FE1"/>
    <w:rsid w:val="00DA7019"/>
    <w:rsid w:val="00DB0173"/>
    <w:rsid w:val="00DB036D"/>
    <w:rsid w:val="00DB0736"/>
    <w:rsid w:val="00DB0B86"/>
    <w:rsid w:val="00DB0D4E"/>
    <w:rsid w:val="00DB11E5"/>
    <w:rsid w:val="00DB1416"/>
    <w:rsid w:val="00DB147C"/>
    <w:rsid w:val="00DB1D03"/>
    <w:rsid w:val="00DB252A"/>
    <w:rsid w:val="00DB2579"/>
    <w:rsid w:val="00DB2B90"/>
    <w:rsid w:val="00DB2BA4"/>
    <w:rsid w:val="00DB2DE3"/>
    <w:rsid w:val="00DB3004"/>
    <w:rsid w:val="00DB300A"/>
    <w:rsid w:val="00DB322C"/>
    <w:rsid w:val="00DB3851"/>
    <w:rsid w:val="00DB3AFA"/>
    <w:rsid w:val="00DB3BC9"/>
    <w:rsid w:val="00DB3CDF"/>
    <w:rsid w:val="00DB4017"/>
    <w:rsid w:val="00DB45F8"/>
    <w:rsid w:val="00DB4651"/>
    <w:rsid w:val="00DB47E7"/>
    <w:rsid w:val="00DB4907"/>
    <w:rsid w:val="00DB49F2"/>
    <w:rsid w:val="00DB4A29"/>
    <w:rsid w:val="00DB4B49"/>
    <w:rsid w:val="00DB5429"/>
    <w:rsid w:val="00DB582E"/>
    <w:rsid w:val="00DB5850"/>
    <w:rsid w:val="00DB5D25"/>
    <w:rsid w:val="00DB6008"/>
    <w:rsid w:val="00DB66ED"/>
    <w:rsid w:val="00DB6901"/>
    <w:rsid w:val="00DB6A4B"/>
    <w:rsid w:val="00DB6D0C"/>
    <w:rsid w:val="00DB6E9B"/>
    <w:rsid w:val="00DB6F6D"/>
    <w:rsid w:val="00DB710F"/>
    <w:rsid w:val="00DB7386"/>
    <w:rsid w:val="00DB7860"/>
    <w:rsid w:val="00DB7B97"/>
    <w:rsid w:val="00DB7BE3"/>
    <w:rsid w:val="00DB7D29"/>
    <w:rsid w:val="00DC08D5"/>
    <w:rsid w:val="00DC1702"/>
    <w:rsid w:val="00DC1A6F"/>
    <w:rsid w:val="00DC208F"/>
    <w:rsid w:val="00DC230B"/>
    <w:rsid w:val="00DC250E"/>
    <w:rsid w:val="00DC25E6"/>
    <w:rsid w:val="00DC267F"/>
    <w:rsid w:val="00DC2779"/>
    <w:rsid w:val="00DC29C2"/>
    <w:rsid w:val="00DC2C5C"/>
    <w:rsid w:val="00DC300B"/>
    <w:rsid w:val="00DC34FA"/>
    <w:rsid w:val="00DC350F"/>
    <w:rsid w:val="00DC3A33"/>
    <w:rsid w:val="00DC3ECE"/>
    <w:rsid w:val="00DC3F1C"/>
    <w:rsid w:val="00DC41C7"/>
    <w:rsid w:val="00DC44EE"/>
    <w:rsid w:val="00DC4644"/>
    <w:rsid w:val="00DC467B"/>
    <w:rsid w:val="00DC485B"/>
    <w:rsid w:val="00DC5056"/>
    <w:rsid w:val="00DC5191"/>
    <w:rsid w:val="00DC519C"/>
    <w:rsid w:val="00DC5770"/>
    <w:rsid w:val="00DC5962"/>
    <w:rsid w:val="00DC5AE7"/>
    <w:rsid w:val="00DC5C88"/>
    <w:rsid w:val="00DC622E"/>
    <w:rsid w:val="00DC6C61"/>
    <w:rsid w:val="00DC6DA5"/>
    <w:rsid w:val="00DC70AD"/>
    <w:rsid w:val="00DC70C4"/>
    <w:rsid w:val="00DC738E"/>
    <w:rsid w:val="00DC7C80"/>
    <w:rsid w:val="00DC7EA7"/>
    <w:rsid w:val="00DD0B90"/>
    <w:rsid w:val="00DD0E31"/>
    <w:rsid w:val="00DD1087"/>
    <w:rsid w:val="00DD20D3"/>
    <w:rsid w:val="00DD246D"/>
    <w:rsid w:val="00DD2760"/>
    <w:rsid w:val="00DD27E2"/>
    <w:rsid w:val="00DD2F31"/>
    <w:rsid w:val="00DD3B58"/>
    <w:rsid w:val="00DD409B"/>
    <w:rsid w:val="00DD4AF8"/>
    <w:rsid w:val="00DD4FFB"/>
    <w:rsid w:val="00DD5923"/>
    <w:rsid w:val="00DD60DB"/>
    <w:rsid w:val="00DD613B"/>
    <w:rsid w:val="00DD6A5D"/>
    <w:rsid w:val="00DD6C9D"/>
    <w:rsid w:val="00DD6D44"/>
    <w:rsid w:val="00DD713E"/>
    <w:rsid w:val="00DD7350"/>
    <w:rsid w:val="00DD743D"/>
    <w:rsid w:val="00DD7687"/>
    <w:rsid w:val="00DD7A17"/>
    <w:rsid w:val="00DD7AAD"/>
    <w:rsid w:val="00DD7AB8"/>
    <w:rsid w:val="00DE0244"/>
    <w:rsid w:val="00DE04C5"/>
    <w:rsid w:val="00DE076B"/>
    <w:rsid w:val="00DE0961"/>
    <w:rsid w:val="00DE0ABD"/>
    <w:rsid w:val="00DE0D5D"/>
    <w:rsid w:val="00DE1021"/>
    <w:rsid w:val="00DE10B5"/>
    <w:rsid w:val="00DE20A0"/>
    <w:rsid w:val="00DE21B9"/>
    <w:rsid w:val="00DE21C3"/>
    <w:rsid w:val="00DE2243"/>
    <w:rsid w:val="00DE2304"/>
    <w:rsid w:val="00DE23C5"/>
    <w:rsid w:val="00DE30F1"/>
    <w:rsid w:val="00DE401B"/>
    <w:rsid w:val="00DE4788"/>
    <w:rsid w:val="00DE4A9E"/>
    <w:rsid w:val="00DE4DC7"/>
    <w:rsid w:val="00DE535B"/>
    <w:rsid w:val="00DE5767"/>
    <w:rsid w:val="00DE5883"/>
    <w:rsid w:val="00DE5BDE"/>
    <w:rsid w:val="00DE5F9A"/>
    <w:rsid w:val="00DE659A"/>
    <w:rsid w:val="00DE6803"/>
    <w:rsid w:val="00DE6AFD"/>
    <w:rsid w:val="00DE6ED8"/>
    <w:rsid w:val="00DE7590"/>
    <w:rsid w:val="00DE7C92"/>
    <w:rsid w:val="00DE7F8D"/>
    <w:rsid w:val="00DF0991"/>
    <w:rsid w:val="00DF1060"/>
    <w:rsid w:val="00DF114E"/>
    <w:rsid w:val="00DF1323"/>
    <w:rsid w:val="00DF13C0"/>
    <w:rsid w:val="00DF13EB"/>
    <w:rsid w:val="00DF161A"/>
    <w:rsid w:val="00DF1A36"/>
    <w:rsid w:val="00DF1B18"/>
    <w:rsid w:val="00DF1D63"/>
    <w:rsid w:val="00DF2970"/>
    <w:rsid w:val="00DF29DE"/>
    <w:rsid w:val="00DF32EC"/>
    <w:rsid w:val="00DF380B"/>
    <w:rsid w:val="00DF4446"/>
    <w:rsid w:val="00DF451D"/>
    <w:rsid w:val="00DF4596"/>
    <w:rsid w:val="00DF477B"/>
    <w:rsid w:val="00DF4A12"/>
    <w:rsid w:val="00DF4A8F"/>
    <w:rsid w:val="00DF4B2E"/>
    <w:rsid w:val="00DF4D03"/>
    <w:rsid w:val="00DF4DD8"/>
    <w:rsid w:val="00DF4F84"/>
    <w:rsid w:val="00DF504B"/>
    <w:rsid w:val="00DF551D"/>
    <w:rsid w:val="00DF5B06"/>
    <w:rsid w:val="00DF5B0D"/>
    <w:rsid w:val="00DF5D16"/>
    <w:rsid w:val="00DF6102"/>
    <w:rsid w:val="00DF62DD"/>
    <w:rsid w:val="00DF6544"/>
    <w:rsid w:val="00DF670B"/>
    <w:rsid w:val="00DF671F"/>
    <w:rsid w:val="00DF6826"/>
    <w:rsid w:val="00DF779B"/>
    <w:rsid w:val="00DF780D"/>
    <w:rsid w:val="00DF7DCE"/>
    <w:rsid w:val="00E000A7"/>
    <w:rsid w:val="00E003FA"/>
    <w:rsid w:val="00E005E4"/>
    <w:rsid w:val="00E00A3D"/>
    <w:rsid w:val="00E00E90"/>
    <w:rsid w:val="00E01430"/>
    <w:rsid w:val="00E0162A"/>
    <w:rsid w:val="00E01C35"/>
    <w:rsid w:val="00E01CB9"/>
    <w:rsid w:val="00E01DAA"/>
    <w:rsid w:val="00E01EFB"/>
    <w:rsid w:val="00E01FC4"/>
    <w:rsid w:val="00E022AB"/>
    <w:rsid w:val="00E0247B"/>
    <w:rsid w:val="00E024D8"/>
    <w:rsid w:val="00E02CEB"/>
    <w:rsid w:val="00E02D58"/>
    <w:rsid w:val="00E03444"/>
    <w:rsid w:val="00E03B6F"/>
    <w:rsid w:val="00E03D57"/>
    <w:rsid w:val="00E042A6"/>
    <w:rsid w:val="00E043D6"/>
    <w:rsid w:val="00E04454"/>
    <w:rsid w:val="00E0447D"/>
    <w:rsid w:val="00E0489D"/>
    <w:rsid w:val="00E04B16"/>
    <w:rsid w:val="00E04BC3"/>
    <w:rsid w:val="00E04C9C"/>
    <w:rsid w:val="00E04D3B"/>
    <w:rsid w:val="00E05071"/>
    <w:rsid w:val="00E057A0"/>
    <w:rsid w:val="00E058DB"/>
    <w:rsid w:val="00E05B5D"/>
    <w:rsid w:val="00E05E48"/>
    <w:rsid w:val="00E067B5"/>
    <w:rsid w:val="00E06935"/>
    <w:rsid w:val="00E06E36"/>
    <w:rsid w:val="00E073C9"/>
    <w:rsid w:val="00E07B28"/>
    <w:rsid w:val="00E10169"/>
    <w:rsid w:val="00E10788"/>
    <w:rsid w:val="00E10798"/>
    <w:rsid w:val="00E1081F"/>
    <w:rsid w:val="00E10C71"/>
    <w:rsid w:val="00E110E8"/>
    <w:rsid w:val="00E11179"/>
    <w:rsid w:val="00E116C1"/>
    <w:rsid w:val="00E11709"/>
    <w:rsid w:val="00E11A07"/>
    <w:rsid w:val="00E11C3D"/>
    <w:rsid w:val="00E11DD3"/>
    <w:rsid w:val="00E11F10"/>
    <w:rsid w:val="00E12312"/>
    <w:rsid w:val="00E12615"/>
    <w:rsid w:val="00E12782"/>
    <w:rsid w:val="00E1282B"/>
    <w:rsid w:val="00E13017"/>
    <w:rsid w:val="00E131DE"/>
    <w:rsid w:val="00E1331D"/>
    <w:rsid w:val="00E13402"/>
    <w:rsid w:val="00E1398D"/>
    <w:rsid w:val="00E1501E"/>
    <w:rsid w:val="00E152C1"/>
    <w:rsid w:val="00E15328"/>
    <w:rsid w:val="00E157B8"/>
    <w:rsid w:val="00E15B35"/>
    <w:rsid w:val="00E15DD0"/>
    <w:rsid w:val="00E1624C"/>
    <w:rsid w:val="00E16319"/>
    <w:rsid w:val="00E163E3"/>
    <w:rsid w:val="00E16495"/>
    <w:rsid w:val="00E1682E"/>
    <w:rsid w:val="00E16DFC"/>
    <w:rsid w:val="00E17112"/>
    <w:rsid w:val="00E17301"/>
    <w:rsid w:val="00E1767C"/>
    <w:rsid w:val="00E17ACC"/>
    <w:rsid w:val="00E17E45"/>
    <w:rsid w:val="00E20375"/>
    <w:rsid w:val="00E20D69"/>
    <w:rsid w:val="00E20E7F"/>
    <w:rsid w:val="00E211FB"/>
    <w:rsid w:val="00E21296"/>
    <w:rsid w:val="00E2135E"/>
    <w:rsid w:val="00E21689"/>
    <w:rsid w:val="00E22209"/>
    <w:rsid w:val="00E2228D"/>
    <w:rsid w:val="00E2285E"/>
    <w:rsid w:val="00E22940"/>
    <w:rsid w:val="00E22E8B"/>
    <w:rsid w:val="00E235CE"/>
    <w:rsid w:val="00E2375C"/>
    <w:rsid w:val="00E24574"/>
    <w:rsid w:val="00E245D0"/>
    <w:rsid w:val="00E2470B"/>
    <w:rsid w:val="00E247FC"/>
    <w:rsid w:val="00E24EBC"/>
    <w:rsid w:val="00E2532C"/>
    <w:rsid w:val="00E25809"/>
    <w:rsid w:val="00E25A3B"/>
    <w:rsid w:val="00E25C55"/>
    <w:rsid w:val="00E25D99"/>
    <w:rsid w:val="00E260EF"/>
    <w:rsid w:val="00E262E8"/>
    <w:rsid w:val="00E265B4"/>
    <w:rsid w:val="00E26787"/>
    <w:rsid w:val="00E26893"/>
    <w:rsid w:val="00E269FD"/>
    <w:rsid w:val="00E26F2C"/>
    <w:rsid w:val="00E26FA5"/>
    <w:rsid w:val="00E2768E"/>
    <w:rsid w:val="00E278FB"/>
    <w:rsid w:val="00E27BD1"/>
    <w:rsid w:val="00E27E23"/>
    <w:rsid w:val="00E3012C"/>
    <w:rsid w:val="00E303BD"/>
    <w:rsid w:val="00E30422"/>
    <w:rsid w:val="00E30F43"/>
    <w:rsid w:val="00E3148C"/>
    <w:rsid w:val="00E314CA"/>
    <w:rsid w:val="00E31C56"/>
    <w:rsid w:val="00E31D24"/>
    <w:rsid w:val="00E3249B"/>
    <w:rsid w:val="00E325BB"/>
    <w:rsid w:val="00E32F28"/>
    <w:rsid w:val="00E331B9"/>
    <w:rsid w:val="00E33B2E"/>
    <w:rsid w:val="00E33E21"/>
    <w:rsid w:val="00E343DF"/>
    <w:rsid w:val="00E34613"/>
    <w:rsid w:val="00E34A47"/>
    <w:rsid w:val="00E34CB8"/>
    <w:rsid w:val="00E353EB"/>
    <w:rsid w:val="00E358D6"/>
    <w:rsid w:val="00E35955"/>
    <w:rsid w:val="00E364C6"/>
    <w:rsid w:val="00E36B2F"/>
    <w:rsid w:val="00E36FA4"/>
    <w:rsid w:val="00E37120"/>
    <w:rsid w:val="00E371D2"/>
    <w:rsid w:val="00E37412"/>
    <w:rsid w:val="00E37919"/>
    <w:rsid w:val="00E379D0"/>
    <w:rsid w:val="00E37DDE"/>
    <w:rsid w:val="00E37E4A"/>
    <w:rsid w:val="00E37E81"/>
    <w:rsid w:val="00E400B9"/>
    <w:rsid w:val="00E40A0A"/>
    <w:rsid w:val="00E41293"/>
    <w:rsid w:val="00E412A8"/>
    <w:rsid w:val="00E41FF6"/>
    <w:rsid w:val="00E42094"/>
    <w:rsid w:val="00E420A3"/>
    <w:rsid w:val="00E424B0"/>
    <w:rsid w:val="00E42C30"/>
    <w:rsid w:val="00E42F5B"/>
    <w:rsid w:val="00E431D1"/>
    <w:rsid w:val="00E434A7"/>
    <w:rsid w:val="00E4358A"/>
    <w:rsid w:val="00E437B3"/>
    <w:rsid w:val="00E43867"/>
    <w:rsid w:val="00E439D3"/>
    <w:rsid w:val="00E43C69"/>
    <w:rsid w:val="00E43D42"/>
    <w:rsid w:val="00E440CA"/>
    <w:rsid w:val="00E4416B"/>
    <w:rsid w:val="00E441F2"/>
    <w:rsid w:val="00E445AF"/>
    <w:rsid w:val="00E4464B"/>
    <w:rsid w:val="00E44758"/>
    <w:rsid w:val="00E4483C"/>
    <w:rsid w:val="00E44855"/>
    <w:rsid w:val="00E44932"/>
    <w:rsid w:val="00E44AA9"/>
    <w:rsid w:val="00E44CF9"/>
    <w:rsid w:val="00E44E70"/>
    <w:rsid w:val="00E45597"/>
    <w:rsid w:val="00E45B7C"/>
    <w:rsid w:val="00E46288"/>
    <w:rsid w:val="00E46E74"/>
    <w:rsid w:val="00E470DD"/>
    <w:rsid w:val="00E47516"/>
    <w:rsid w:val="00E47A52"/>
    <w:rsid w:val="00E47DAD"/>
    <w:rsid w:val="00E50037"/>
    <w:rsid w:val="00E50475"/>
    <w:rsid w:val="00E5073D"/>
    <w:rsid w:val="00E50FBC"/>
    <w:rsid w:val="00E51173"/>
    <w:rsid w:val="00E5125E"/>
    <w:rsid w:val="00E513CE"/>
    <w:rsid w:val="00E51C22"/>
    <w:rsid w:val="00E51E51"/>
    <w:rsid w:val="00E51F59"/>
    <w:rsid w:val="00E520E2"/>
    <w:rsid w:val="00E52120"/>
    <w:rsid w:val="00E52622"/>
    <w:rsid w:val="00E526BA"/>
    <w:rsid w:val="00E52BC1"/>
    <w:rsid w:val="00E530B6"/>
    <w:rsid w:val="00E53856"/>
    <w:rsid w:val="00E53C21"/>
    <w:rsid w:val="00E542E6"/>
    <w:rsid w:val="00E54304"/>
    <w:rsid w:val="00E54328"/>
    <w:rsid w:val="00E5432F"/>
    <w:rsid w:val="00E543EA"/>
    <w:rsid w:val="00E5500B"/>
    <w:rsid w:val="00E5593F"/>
    <w:rsid w:val="00E55ACC"/>
    <w:rsid w:val="00E56161"/>
    <w:rsid w:val="00E5623F"/>
    <w:rsid w:val="00E56AA6"/>
    <w:rsid w:val="00E56D70"/>
    <w:rsid w:val="00E56EAF"/>
    <w:rsid w:val="00E570E0"/>
    <w:rsid w:val="00E57117"/>
    <w:rsid w:val="00E57163"/>
    <w:rsid w:val="00E5735D"/>
    <w:rsid w:val="00E574B5"/>
    <w:rsid w:val="00E575CE"/>
    <w:rsid w:val="00E5767D"/>
    <w:rsid w:val="00E57720"/>
    <w:rsid w:val="00E57D6F"/>
    <w:rsid w:val="00E57DC5"/>
    <w:rsid w:val="00E57F97"/>
    <w:rsid w:val="00E6000B"/>
    <w:rsid w:val="00E603D9"/>
    <w:rsid w:val="00E609F6"/>
    <w:rsid w:val="00E6106E"/>
    <w:rsid w:val="00E612AC"/>
    <w:rsid w:val="00E6150F"/>
    <w:rsid w:val="00E617E9"/>
    <w:rsid w:val="00E61895"/>
    <w:rsid w:val="00E61A43"/>
    <w:rsid w:val="00E61C33"/>
    <w:rsid w:val="00E61C43"/>
    <w:rsid w:val="00E624AB"/>
    <w:rsid w:val="00E62681"/>
    <w:rsid w:val="00E626DB"/>
    <w:rsid w:val="00E63255"/>
    <w:rsid w:val="00E634C7"/>
    <w:rsid w:val="00E6381A"/>
    <w:rsid w:val="00E6440F"/>
    <w:rsid w:val="00E6490A"/>
    <w:rsid w:val="00E65323"/>
    <w:rsid w:val="00E654AC"/>
    <w:rsid w:val="00E65839"/>
    <w:rsid w:val="00E660B9"/>
    <w:rsid w:val="00E66252"/>
    <w:rsid w:val="00E66314"/>
    <w:rsid w:val="00E66ABB"/>
    <w:rsid w:val="00E66C4C"/>
    <w:rsid w:val="00E66C7D"/>
    <w:rsid w:val="00E67079"/>
    <w:rsid w:val="00E67448"/>
    <w:rsid w:val="00E674FA"/>
    <w:rsid w:val="00E67640"/>
    <w:rsid w:val="00E678C6"/>
    <w:rsid w:val="00E67C3C"/>
    <w:rsid w:val="00E67D21"/>
    <w:rsid w:val="00E67D85"/>
    <w:rsid w:val="00E67F25"/>
    <w:rsid w:val="00E703AE"/>
    <w:rsid w:val="00E704F7"/>
    <w:rsid w:val="00E7051D"/>
    <w:rsid w:val="00E705B2"/>
    <w:rsid w:val="00E7075E"/>
    <w:rsid w:val="00E70829"/>
    <w:rsid w:val="00E70FA7"/>
    <w:rsid w:val="00E70FD8"/>
    <w:rsid w:val="00E70FED"/>
    <w:rsid w:val="00E711EB"/>
    <w:rsid w:val="00E71397"/>
    <w:rsid w:val="00E713C5"/>
    <w:rsid w:val="00E71680"/>
    <w:rsid w:val="00E71BC4"/>
    <w:rsid w:val="00E71CA8"/>
    <w:rsid w:val="00E71CC1"/>
    <w:rsid w:val="00E71D5A"/>
    <w:rsid w:val="00E72075"/>
    <w:rsid w:val="00E72B75"/>
    <w:rsid w:val="00E72C72"/>
    <w:rsid w:val="00E72EF8"/>
    <w:rsid w:val="00E73263"/>
    <w:rsid w:val="00E73488"/>
    <w:rsid w:val="00E734BE"/>
    <w:rsid w:val="00E737E8"/>
    <w:rsid w:val="00E73FF6"/>
    <w:rsid w:val="00E74396"/>
    <w:rsid w:val="00E7533D"/>
    <w:rsid w:val="00E7567E"/>
    <w:rsid w:val="00E75A1B"/>
    <w:rsid w:val="00E75A3A"/>
    <w:rsid w:val="00E75A55"/>
    <w:rsid w:val="00E7613E"/>
    <w:rsid w:val="00E7683F"/>
    <w:rsid w:val="00E77470"/>
    <w:rsid w:val="00E7794E"/>
    <w:rsid w:val="00E77DAB"/>
    <w:rsid w:val="00E77DAE"/>
    <w:rsid w:val="00E8045F"/>
    <w:rsid w:val="00E80E97"/>
    <w:rsid w:val="00E813C7"/>
    <w:rsid w:val="00E81420"/>
    <w:rsid w:val="00E81BBF"/>
    <w:rsid w:val="00E82098"/>
    <w:rsid w:val="00E82E95"/>
    <w:rsid w:val="00E83065"/>
    <w:rsid w:val="00E831E5"/>
    <w:rsid w:val="00E8340C"/>
    <w:rsid w:val="00E8361A"/>
    <w:rsid w:val="00E83B0A"/>
    <w:rsid w:val="00E83B6A"/>
    <w:rsid w:val="00E84070"/>
    <w:rsid w:val="00E847B8"/>
    <w:rsid w:val="00E86295"/>
    <w:rsid w:val="00E8642A"/>
    <w:rsid w:val="00E8665D"/>
    <w:rsid w:val="00E86765"/>
    <w:rsid w:val="00E86B7B"/>
    <w:rsid w:val="00E86CA6"/>
    <w:rsid w:val="00E87019"/>
    <w:rsid w:val="00E870FB"/>
    <w:rsid w:val="00E871DA"/>
    <w:rsid w:val="00E87326"/>
    <w:rsid w:val="00E874E6"/>
    <w:rsid w:val="00E874FC"/>
    <w:rsid w:val="00E8765E"/>
    <w:rsid w:val="00E87713"/>
    <w:rsid w:val="00E87E8E"/>
    <w:rsid w:val="00E90859"/>
    <w:rsid w:val="00E91518"/>
    <w:rsid w:val="00E91685"/>
    <w:rsid w:val="00E918BC"/>
    <w:rsid w:val="00E92447"/>
    <w:rsid w:val="00E92711"/>
    <w:rsid w:val="00E92D00"/>
    <w:rsid w:val="00E92F12"/>
    <w:rsid w:val="00E93518"/>
    <w:rsid w:val="00E937A8"/>
    <w:rsid w:val="00E93C78"/>
    <w:rsid w:val="00E94E54"/>
    <w:rsid w:val="00E94F63"/>
    <w:rsid w:val="00E957D4"/>
    <w:rsid w:val="00E959A1"/>
    <w:rsid w:val="00E9611B"/>
    <w:rsid w:val="00E961C0"/>
    <w:rsid w:val="00E96830"/>
    <w:rsid w:val="00E9756D"/>
    <w:rsid w:val="00E97755"/>
    <w:rsid w:val="00E978B7"/>
    <w:rsid w:val="00E97A86"/>
    <w:rsid w:val="00E97CB7"/>
    <w:rsid w:val="00E97FD3"/>
    <w:rsid w:val="00EA02F3"/>
    <w:rsid w:val="00EA06A0"/>
    <w:rsid w:val="00EA07C9"/>
    <w:rsid w:val="00EA1144"/>
    <w:rsid w:val="00EA1750"/>
    <w:rsid w:val="00EA1A1F"/>
    <w:rsid w:val="00EA1B1F"/>
    <w:rsid w:val="00EA1B7A"/>
    <w:rsid w:val="00EA1BF9"/>
    <w:rsid w:val="00EA1E7D"/>
    <w:rsid w:val="00EA20C0"/>
    <w:rsid w:val="00EA23AA"/>
    <w:rsid w:val="00EA2568"/>
    <w:rsid w:val="00EA2B3F"/>
    <w:rsid w:val="00EA2B83"/>
    <w:rsid w:val="00EA2CEE"/>
    <w:rsid w:val="00EA2D9F"/>
    <w:rsid w:val="00EA2FE0"/>
    <w:rsid w:val="00EA3449"/>
    <w:rsid w:val="00EA348E"/>
    <w:rsid w:val="00EA3BF5"/>
    <w:rsid w:val="00EA4990"/>
    <w:rsid w:val="00EA4A3A"/>
    <w:rsid w:val="00EA5659"/>
    <w:rsid w:val="00EA57C7"/>
    <w:rsid w:val="00EA58FE"/>
    <w:rsid w:val="00EA5AC7"/>
    <w:rsid w:val="00EA6203"/>
    <w:rsid w:val="00EA67B5"/>
    <w:rsid w:val="00EA6BEB"/>
    <w:rsid w:val="00EA73D7"/>
    <w:rsid w:val="00EA7418"/>
    <w:rsid w:val="00EA784A"/>
    <w:rsid w:val="00EA7A0D"/>
    <w:rsid w:val="00EB0E59"/>
    <w:rsid w:val="00EB1268"/>
    <w:rsid w:val="00EB127D"/>
    <w:rsid w:val="00EB1330"/>
    <w:rsid w:val="00EB13C9"/>
    <w:rsid w:val="00EB1551"/>
    <w:rsid w:val="00EB20DE"/>
    <w:rsid w:val="00EB374B"/>
    <w:rsid w:val="00EB376E"/>
    <w:rsid w:val="00EB3948"/>
    <w:rsid w:val="00EB43A0"/>
    <w:rsid w:val="00EB43D5"/>
    <w:rsid w:val="00EB440D"/>
    <w:rsid w:val="00EB49C7"/>
    <w:rsid w:val="00EB4A27"/>
    <w:rsid w:val="00EB4BAF"/>
    <w:rsid w:val="00EB4E96"/>
    <w:rsid w:val="00EB52A9"/>
    <w:rsid w:val="00EB5A5A"/>
    <w:rsid w:val="00EB5BDC"/>
    <w:rsid w:val="00EB61AD"/>
    <w:rsid w:val="00EB6864"/>
    <w:rsid w:val="00EB7039"/>
    <w:rsid w:val="00EB74AA"/>
    <w:rsid w:val="00EB7995"/>
    <w:rsid w:val="00EB7DA6"/>
    <w:rsid w:val="00EB7F8F"/>
    <w:rsid w:val="00EB7FFA"/>
    <w:rsid w:val="00EC038C"/>
    <w:rsid w:val="00EC0C7B"/>
    <w:rsid w:val="00EC0E79"/>
    <w:rsid w:val="00EC1575"/>
    <w:rsid w:val="00EC15CA"/>
    <w:rsid w:val="00EC1DD7"/>
    <w:rsid w:val="00EC1ED7"/>
    <w:rsid w:val="00EC2512"/>
    <w:rsid w:val="00EC2656"/>
    <w:rsid w:val="00EC27F6"/>
    <w:rsid w:val="00EC2EEC"/>
    <w:rsid w:val="00EC3601"/>
    <w:rsid w:val="00EC3A0D"/>
    <w:rsid w:val="00EC3F09"/>
    <w:rsid w:val="00EC4418"/>
    <w:rsid w:val="00EC47A3"/>
    <w:rsid w:val="00EC489B"/>
    <w:rsid w:val="00EC4A71"/>
    <w:rsid w:val="00EC4B61"/>
    <w:rsid w:val="00EC4B78"/>
    <w:rsid w:val="00EC4E04"/>
    <w:rsid w:val="00EC56BD"/>
    <w:rsid w:val="00EC5A23"/>
    <w:rsid w:val="00EC6038"/>
    <w:rsid w:val="00EC69B5"/>
    <w:rsid w:val="00EC6B8C"/>
    <w:rsid w:val="00EC6C04"/>
    <w:rsid w:val="00EC6DE6"/>
    <w:rsid w:val="00EC700F"/>
    <w:rsid w:val="00EC740A"/>
    <w:rsid w:val="00EC7434"/>
    <w:rsid w:val="00EC755B"/>
    <w:rsid w:val="00EC799E"/>
    <w:rsid w:val="00EC7BF2"/>
    <w:rsid w:val="00EC7CA9"/>
    <w:rsid w:val="00EC7E40"/>
    <w:rsid w:val="00EC7F48"/>
    <w:rsid w:val="00ED01BA"/>
    <w:rsid w:val="00ED0488"/>
    <w:rsid w:val="00ED0912"/>
    <w:rsid w:val="00ED098E"/>
    <w:rsid w:val="00ED0C29"/>
    <w:rsid w:val="00ED132F"/>
    <w:rsid w:val="00ED1C36"/>
    <w:rsid w:val="00ED1EB3"/>
    <w:rsid w:val="00ED27D4"/>
    <w:rsid w:val="00ED2F0C"/>
    <w:rsid w:val="00ED2FA8"/>
    <w:rsid w:val="00ED34A0"/>
    <w:rsid w:val="00ED3534"/>
    <w:rsid w:val="00ED3881"/>
    <w:rsid w:val="00ED3D74"/>
    <w:rsid w:val="00ED4126"/>
    <w:rsid w:val="00ED41EE"/>
    <w:rsid w:val="00ED424B"/>
    <w:rsid w:val="00ED4F47"/>
    <w:rsid w:val="00ED5062"/>
    <w:rsid w:val="00ED5114"/>
    <w:rsid w:val="00ED5EB0"/>
    <w:rsid w:val="00ED6A44"/>
    <w:rsid w:val="00ED6B51"/>
    <w:rsid w:val="00ED6B63"/>
    <w:rsid w:val="00ED7017"/>
    <w:rsid w:val="00ED720A"/>
    <w:rsid w:val="00ED73D9"/>
    <w:rsid w:val="00ED74C2"/>
    <w:rsid w:val="00ED7B5E"/>
    <w:rsid w:val="00ED7C8F"/>
    <w:rsid w:val="00ED7E8F"/>
    <w:rsid w:val="00EE0299"/>
    <w:rsid w:val="00EE0C63"/>
    <w:rsid w:val="00EE13B0"/>
    <w:rsid w:val="00EE14FD"/>
    <w:rsid w:val="00EE172C"/>
    <w:rsid w:val="00EE1999"/>
    <w:rsid w:val="00EE1A4B"/>
    <w:rsid w:val="00EE1D30"/>
    <w:rsid w:val="00EE27CC"/>
    <w:rsid w:val="00EE2885"/>
    <w:rsid w:val="00EE3377"/>
    <w:rsid w:val="00EE3429"/>
    <w:rsid w:val="00EE348A"/>
    <w:rsid w:val="00EE34F5"/>
    <w:rsid w:val="00EE452D"/>
    <w:rsid w:val="00EE4BAD"/>
    <w:rsid w:val="00EE4C5D"/>
    <w:rsid w:val="00EE4D4A"/>
    <w:rsid w:val="00EE4F25"/>
    <w:rsid w:val="00EE5584"/>
    <w:rsid w:val="00EE5589"/>
    <w:rsid w:val="00EE55BA"/>
    <w:rsid w:val="00EE5663"/>
    <w:rsid w:val="00EE57D2"/>
    <w:rsid w:val="00EE5926"/>
    <w:rsid w:val="00EE5D4F"/>
    <w:rsid w:val="00EE5DDF"/>
    <w:rsid w:val="00EE613B"/>
    <w:rsid w:val="00EE6F76"/>
    <w:rsid w:val="00EE75CA"/>
    <w:rsid w:val="00EE7B55"/>
    <w:rsid w:val="00EE7E64"/>
    <w:rsid w:val="00EE7FB0"/>
    <w:rsid w:val="00EF00D4"/>
    <w:rsid w:val="00EF03DE"/>
    <w:rsid w:val="00EF0506"/>
    <w:rsid w:val="00EF05CF"/>
    <w:rsid w:val="00EF0D8B"/>
    <w:rsid w:val="00EF0FBC"/>
    <w:rsid w:val="00EF10B9"/>
    <w:rsid w:val="00EF1461"/>
    <w:rsid w:val="00EF1462"/>
    <w:rsid w:val="00EF1667"/>
    <w:rsid w:val="00EF168C"/>
    <w:rsid w:val="00EF2133"/>
    <w:rsid w:val="00EF343B"/>
    <w:rsid w:val="00EF3847"/>
    <w:rsid w:val="00EF3AF9"/>
    <w:rsid w:val="00EF3CBB"/>
    <w:rsid w:val="00EF3E1B"/>
    <w:rsid w:val="00EF4221"/>
    <w:rsid w:val="00EF4B69"/>
    <w:rsid w:val="00EF5287"/>
    <w:rsid w:val="00EF55B6"/>
    <w:rsid w:val="00EF55E3"/>
    <w:rsid w:val="00EF62BF"/>
    <w:rsid w:val="00EF6BF6"/>
    <w:rsid w:val="00EF6CCF"/>
    <w:rsid w:val="00EF6CFA"/>
    <w:rsid w:val="00EF7063"/>
    <w:rsid w:val="00EF712A"/>
    <w:rsid w:val="00EF7442"/>
    <w:rsid w:val="00EF764B"/>
    <w:rsid w:val="00EF7D9C"/>
    <w:rsid w:val="00EF7DD5"/>
    <w:rsid w:val="00EF7E00"/>
    <w:rsid w:val="00F00108"/>
    <w:rsid w:val="00F00B8E"/>
    <w:rsid w:val="00F010E9"/>
    <w:rsid w:val="00F0124E"/>
    <w:rsid w:val="00F015F0"/>
    <w:rsid w:val="00F01917"/>
    <w:rsid w:val="00F01D33"/>
    <w:rsid w:val="00F01E18"/>
    <w:rsid w:val="00F01FF1"/>
    <w:rsid w:val="00F0219B"/>
    <w:rsid w:val="00F021E1"/>
    <w:rsid w:val="00F02A30"/>
    <w:rsid w:val="00F0351A"/>
    <w:rsid w:val="00F03F8A"/>
    <w:rsid w:val="00F04148"/>
    <w:rsid w:val="00F0426E"/>
    <w:rsid w:val="00F0436C"/>
    <w:rsid w:val="00F044C1"/>
    <w:rsid w:val="00F0488F"/>
    <w:rsid w:val="00F05A79"/>
    <w:rsid w:val="00F06358"/>
    <w:rsid w:val="00F065EB"/>
    <w:rsid w:val="00F06FFE"/>
    <w:rsid w:val="00F07018"/>
    <w:rsid w:val="00F07343"/>
    <w:rsid w:val="00F0788E"/>
    <w:rsid w:val="00F07AFE"/>
    <w:rsid w:val="00F100EC"/>
    <w:rsid w:val="00F10292"/>
    <w:rsid w:val="00F10561"/>
    <w:rsid w:val="00F105B9"/>
    <w:rsid w:val="00F10D73"/>
    <w:rsid w:val="00F11845"/>
    <w:rsid w:val="00F11FD6"/>
    <w:rsid w:val="00F13074"/>
    <w:rsid w:val="00F133BB"/>
    <w:rsid w:val="00F135A0"/>
    <w:rsid w:val="00F13715"/>
    <w:rsid w:val="00F13920"/>
    <w:rsid w:val="00F1404A"/>
    <w:rsid w:val="00F147FF"/>
    <w:rsid w:val="00F1485C"/>
    <w:rsid w:val="00F149D1"/>
    <w:rsid w:val="00F14BAD"/>
    <w:rsid w:val="00F15751"/>
    <w:rsid w:val="00F15933"/>
    <w:rsid w:val="00F15FFC"/>
    <w:rsid w:val="00F16080"/>
    <w:rsid w:val="00F1637C"/>
    <w:rsid w:val="00F17168"/>
    <w:rsid w:val="00F1754A"/>
    <w:rsid w:val="00F17617"/>
    <w:rsid w:val="00F20034"/>
    <w:rsid w:val="00F209A2"/>
    <w:rsid w:val="00F21365"/>
    <w:rsid w:val="00F21996"/>
    <w:rsid w:val="00F219F6"/>
    <w:rsid w:val="00F21A1A"/>
    <w:rsid w:val="00F21B54"/>
    <w:rsid w:val="00F21BF3"/>
    <w:rsid w:val="00F22651"/>
    <w:rsid w:val="00F22D60"/>
    <w:rsid w:val="00F22E78"/>
    <w:rsid w:val="00F237BA"/>
    <w:rsid w:val="00F237E5"/>
    <w:rsid w:val="00F23B03"/>
    <w:rsid w:val="00F23FF4"/>
    <w:rsid w:val="00F245C5"/>
    <w:rsid w:val="00F24732"/>
    <w:rsid w:val="00F24FE4"/>
    <w:rsid w:val="00F259FF"/>
    <w:rsid w:val="00F25C5B"/>
    <w:rsid w:val="00F25E79"/>
    <w:rsid w:val="00F265A8"/>
    <w:rsid w:val="00F26DE5"/>
    <w:rsid w:val="00F26F99"/>
    <w:rsid w:val="00F273F2"/>
    <w:rsid w:val="00F27409"/>
    <w:rsid w:val="00F274C1"/>
    <w:rsid w:val="00F2762B"/>
    <w:rsid w:val="00F27BCD"/>
    <w:rsid w:val="00F301A1"/>
    <w:rsid w:val="00F303B6"/>
    <w:rsid w:val="00F30C23"/>
    <w:rsid w:val="00F3129A"/>
    <w:rsid w:val="00F31E5A"/>
    <w:rsid w:val="00F324FA"/>
    <w:rsid w:val="00F32890"/>
    <w:rsid w:val="00F32BF4"/>
    <w:rsid w:val="00F32F9C"/>
    <w:rsid w:val="00F32FF0"/>
    <w:rsid w:val="00F331D8"/>
    <w:rsid w:val="00F336FE"/>
    <w:rsid w:val="00F33913"/>
    <w:rsid w:val="00F33D09"/>
    <w:rsid w:val="00F33F39"/>
    <w:rsid w:val="00F34166"/>
    <w:rsid w:val="00F3472F"/>
    <w:rsid w:val="00F34C60"/>
    <w:rsid w:val="00F35171"/>
    <w:rsid w:val="00F351BE"/>
    <w:rsid w:val="00F356C5"/>
    <w:rsid w:val="00F358E5"/>
    <w:rsid w:val="00F3597D"/>
    <w:rsid w:val="00F35CC2"/>
    <w:rsid w:val="00F35E4C"/>
    <w:rsid w:val="00F361BB"/>
    <w:rsid w:val="00F361D5"/>
    <w:rsid w:val="00F36290"/>
    <w:rsid w:val="00F3631E"/>
    <w:rsid w:val="00F366F4"/>
    <w:rsid w:val="00F36B2C"/>
    <w:rsid w:val="00F36C53"/>
    <w:rsid w:val="00F3776D"/>
    <w:rsid w:val="00F4025B"/>
    <w:rsid w:val="00F40533"/>
    <w:rsid w:val="00F40921"/>
    <w:rsid w:val="00F40AF4"/>
    <w:rsid w:val="00F41823"/>
    <w:rsid w:val="00F41A58"/>
    <w:rsid w:val="00F41B1D"/>
    <w:rsid w:val="00F430A0"/>
    <w:rsid w:val="00F43768"/>
    <w:rsid w:val="00F43A4B"/>
    <w:rsid w:val="00F43CB9"/>
    <w:rsid w:val="00F43F6D"/>
    <w:rsid w:val="00F44AD0"/>
    <w:rsid w:val="00F44B79"/>
    <w:rsid w:val="00F44EAC"/>
    <w:rsid w:val="00F44F7A"/>
    <w:rsid w:val="00F45189"/>
    <w:rsid w:val="00F45B4D"/>
    <w:rsid w:val="00F45C7E"/>
    <w:rsid w:val="00F45FC5"/>
    <w:rsid w:val="00F462EB"/>
    <w:rsid w:val="00F463B0"/>
    <w:rsid w:val="00F46506"/>
    <w:rsid w:val="00F468E3"/>
    <w:rsid w:val="00F46E39"/>
    <w:rsid w:val="00F4777E"/>
    <w:rsid w:val="00F4789A"/>
    <w:rsid w:val="00F47C24"/>
    <w:rsid w:val="00F50242"/>
    <w:rsid w:val="00F50772"/>
    <w:rsid w:val="00F509C9"/>
    <w:rsid w:val="00F515F6"/>
    <w:rsid w:val="00F51FAE"/>
    <w:rsid w:val="00F521E8"/>
    <w:rsid w:val="00F5222A"/>
    <w:rsid w:val="00F52459"/>
    <w:rsid w:val="00F5254A"/>
    <w:rsid w:val="00F52627"/>
    <w:rsid w:val="00F52D69"/>
    <w:rsid w:val="00F53451"/>
    <w:rsid w:val="00F535A1"/>
    <w:rsid w:val="00F53698"/>
    <w:rsid w:val="00F53848"/>
    <w:rsid w:val="00F53D76"/>
    <w:rsid w:val="00F53E03"/>
    <w:rsid w:val="00F54014"/>
    <w:rsid w:val="00F5411F"/>
    <w:rsid w:val="00F54168"/>
    <w:rsid w:val="00F54A17"/>
    <w:rsid w:val="00F54A67"/>
    <w:rsid w:val="00F54F68"/>
    <w:rsid w:val="00F5520C"/>
    <w:rsid w:val="00F55558"/>
    <w:rsid w:val="00F5564B"/>
    <w:rsid w:val="00F5578C"/>
    <w:rsid w:val="00F55A28"/>
    <w:rsid w:val="00F55C9D"/>
    <w:rsid w:val="00F56274"/>
    <w:rsid w:val="00F56286"/>
    <w:rsid w:val="00F56EF5"/>
    <w:rsid w:val="00F56F69"/>
    <w:rsid w:val="00F57618"/>
    <w:rsid w:val="00F576B4"/>
    <w:rsid w:val="00F5778F"/>
    <w:rsid w:val="00F57A1D"/>
    <w:rsid w:val="00F57B6A"/>
    <w:rsid w:val="00F57F9A"/>
    <w:rsid w:val="00F60DAA"/>
    <w:rsid w:val="00F60E67"/>
    <w:rsid w:val="00F61173"/>
    <w:rsid w:val="00F6144C"/>
    <w:rsid w:val="00F616B6"/>
    <w:rsid w:val="00F618C8"/>
    <w:rsid w:val="00F61BA1"/>
    <w:rsid w:val="00F61E3B"/>
    <w:rsid w:val="00F61E45"/>
    <w:rsid w:val="00F6219E"/>
    <w:rsid w:val="00F62440"/>
    <w:rsid w:val="00F6252E"/>
    <w:rsid w:val="00F62615"/>
    <w:rsid w:val="00F62843"/>
    <w:rsid w:val="00F628F2"/>
    <w:rsid w:val="00F62940"/>
    <w:rsid w:val="00F62B98"/>
    <w:rsid w:val="00F62FAA"/>
    <w:rsid w:val="00F6313F"/>
    <w:rsid w:val="00F632CD"/>
    <w:rsid w:val="00F633B2"/>
    <w:rsid w:val="00F63BB6"/>
    <w:rsid w:val="00F63BDF"/>
    <w:rsid w:val="00F64123"/>
    <w:rsid w:val="00F64497"/>
    <w:rsid w:val="00F64AFF"/>
    <w:rsid w:val="00F64C0E"/>
    <w:rsid w:val="00F64D6D"/>
    <w:rsid w:val="00F64E25"/>
    <w:rsid w:val="00F64EA1"/>
    <w:rsid w:val="00F655BC"/>
    <w:rsid w:val="00F65AD0"/>
    <w:rsid w:val="00F65DC8"/>
    <w:rsid w:val="00F65FD0"/>
    <w:rsid w:val="00F66764"/>
    <w:rsid w:val="00F66A94"/>
    <w:rsid w:val="00F66EF3"/>
    <w:rsid w:val="00F67836"/>
    <w:rsid w:val="00F67968"/>
    <w:rsid w:val="00F67EE7"/>
    <w:rsid w:val="00F706F2"/>
    <w:rsid w:val="00F7077F"/>
    <w:rsid w:val="00F70799"/>
    <w:rsid w:val="00F70BC9"/>
    <w:rsid w:val="00F70FF7"/>
    <w:rsid w:val="00F71462"/>
    <w:rsid w:val="00F716E9"/>
    <w:rsid w:val="00F71E6F"/>
    <w:rsid w:val="00F71E9E"/>
    <w:rsid w:val="00F71FD3"/>
    <w:rsid w:val="00F7240B"/>
    <w:rsid w:val="00F72609"/>
    <w:rsid w:val="00F72725"/>
    <w:rsid w:val="00F727D4"/>
    <w:rsid w:val="00F72C32"/>
    <w:rsid w:val="00F72D9E"/>
    <w:rsid w:val="00F7320D"/>
    <w:rsid w:val="00F733B3"/>
    <w:rsid w:val="00F73C16"/>
    <w:rsid w:val="00F7406A"/>
    <w:rsid w:val="00F742E2"/>
    <w:rsid w:val="00F75149"/>
    <w:rsid w:val="00F751AF"/>
    <w:rsid w:val="00F75559"/>
    <w:rsid w:val="00F76495"/>
    <w:rsid w:val="00F76763"/>
    <w:rsid w:val="00F7696D"/>
    <w:rsid w:val="00F76BFA"/>
    <w:rsid w:val="00F76E61"/>
    <w:rsid w:val="00F7766F"/>
    <w:rsid w:val="00F777ED"/>
    <w:rsid w:val="00F778D8"/>
    <w:rsid w:val="00F77DEF"/>
    <w:rsid w:val="00F77FD3"/>
    <w:rsid w:val="00F80077"/>
    <w:rsid w:val="00F80519"/>
    <w:rsid w:val="00F809BA"/>
    <w:rsid w:val="00F80DFB"/>
    <w:rsid w:val="00F80F02"/>
    <w:rsid w:val="00F82363"/>
    <w:rsid w:val="00F825A9"/>
    <w:rsid w:val="00F82666"/>
    <w:rsid w:val="00F8296F"/>
    <w:rsid w:val="00F82EE2"/>
    <w:rsid w:val="00F83A45"/>
    <w:rsid w:val="00F83B51"/>
    <w:rsid w:val="00F83BCB"/>
    <w:rsid w:val="00F83F1C"/>
    <w:rsid w:val="00F8422F"/>
    <w:rsid w:val="00F84676"/>
    <w:rsid w:val="00F84D81"/>
    <w:rsid w:val="00F84E47"/>
    <w:rsid w:val="00F85103"/>
    <w:rsid w:val="00F85559"/>
    <w:rsid w:val="00F8561D"/>
    <w:rsid w:val="00F85CC8"/>
    <w:rsid w:val="00F85DBE"/>
    <w:rsid w:val="00F86448"/>
    <w:rsid w:val="00F865FD"/>
    <w:rsid w:val="00F867B0"/>
    <w:rsid w:val="00F87473"/>
    <w:rsid w:val="00F87543"/>
    <w:rsid w:val="00F87DA7"/>
    <w:rsid w:val="00F90130"/>
    <w:rsid w:val="00F9162F"/>
    <w:rsid w:val="00F916A9"/>
    <w:rsid w:val="00F923E6"/>
    <w:rsid w:val="00F926DD"/>
    <w:rsid w:val="00F92724"/>
    <w:rsid w:val="00F929E6"/>
    <w:rsid w:val="00F92B24"/>
    <w:rsid w:val="00F93B10"/>
    <w:rsid w:val="00F93EEF"/>
    <w:rsid w:val="00F9479E"/>
    <w:rsid w:val="00F94AF2"/>
    <w:rsid w:val="00F94B07"/>
    <w:rsid w:val="00F94DE7"/>
    <w:rsid w:val="00F95184"/>
    <w:rsid w:val="00F95337"/>
    <w:rsid w:val="00F95B15"/>
    <w:rsid w:val="00F95B53"/>
    <w:rsid w:val="00F95C50"/>
    <w:rsid w:val="00F95E95"/>
    <w:rsid w:val="00F95FC8"/>
    <w:rsid w:val="00F9616E"/>
    <w:rsid w:val="00F9664D"/>
    <w:rsid w:val="00F96C1E"/>
    <w:rsid w:val="00F96E6A"/>
    <w:rsid w:val="00F97085"/>
    <w:rsid w:val="00F97184"/>
    <w:rsid w:val="00F9737D"/>
    <w:rsid w:val="00F9785A"/>
    <w:rsid w:val="00F978E2"/>
    <w:rsid w:val="00F9796E"/>
    <w:rsid w:val="00F97EDE"/>
    <w:rsid w:val="00FA03A7"/>
    <w:rsid w:val="00FA161B"/>
    <w:rsid w:val="00FA1F49"/>
    <w:rsid w:val="00FA1F63"/>
    <w:rsid w:val="00FA2927"/>
    <w:rsid w:val="00FA2952"/>
    <w:rsid w:val="00FA297B"/>
    <w:rsid w:val="00FA2AFE"/>
    <w:rsid w:val="00FA2B76"/>
    <w:rsid w:val="00FA319D"/>
    <w:rsid w:val="00FA4236"/>
    <w:rsid w:val="00FA46A3"/>
    <w:rsid w:val="00FA4921"/>
    <w:rsid w:val="00FA4A19"/>
    <w:rsid w:val="00FA4FC3"/>
    <w:rsid w:val="00FA52E7"/>
    <w:rsid w:val="00FA53DB"/>
    <w:rsid w:val="00FA5449"/>
    <w:rsid w:val="00FA5719"/>
    <w:rsid w:val="00FA5891"/>
    <w:rsid w:val="00FA5F59"/>
    <w:rsid w:val="00FA60C7"/>
    <w:rsid w:val="00FA6962"/>
    <w:rsid w:val="00FA6D80"/>
    <w:rsid w:val="00FA6FEA"/>
    <w:rsid w:val="00FA7088"/>
    <w:rsid w:val="00FA736B"/>
    <w:rsid w:val="00FA7A79"/>
    <w:rsid w:val="00FA7C1A"/>
    <w:rsid w:val="00FB023E"/>
    <w:rsid w:val="00FB08C4"/>
    <w:rsid w:val="00FB09E9"/>
    <w:rsid w:val="00FB0DBB"/>
    <w:rsid w:val="00FB0DD5"/>
    <w:rsid w:val="00FB1132"/>
    <w:rsid w:val="00FB140C"/>
    <w:rsid w:val="00FB16D9"/>
    <w:rsid w:val="00FB16F7"/>
    <w:rsid w:val="00FB1E04"/>
    <w:rsid w:val="00FB1EBD"/>
    <w:rsid w:val="00FB2CBE"/>
    <w:rsid w:val="00FB2EEA"/>
    <w:rsid w:val="00FB32AF"/>
    <w:rsid w:val="00FB3AFE"/>
    <w:rsid w:val="00FB3B2F"/>
    <w:rsid w:val="00FB4429"/>
    <w:rsid w:val="00FB445C"/>
    <w:rsid w:val="00FB4A48"/>
    <w:rsid w:val="00FB4C65"/>
    <w:rsid w:val="00FB4D9B"/>
    <w:rsid w:val="00FB5113"/>
    <w:rsid w:val="00FB5546"/>
    <w:rsid w:val="00FB5C8B"/>
    <w:rsid w:val="00FB5C98"/>
    <w:rsid w:val="00FB5CE8"/>
    <w:rsid w:val="00FB60D9"/>
    <w:rsid w:val="00FB614C"/>
    <w:rsid w:val="00FB64C6"/>
    <w:rsid w:val="00FB6DB8"/>
    <w:rsid w:val="00FB7850"/>
    <w:rsid w:val="00FB7DC6"/>
    <w:rsid w:val="00FB7EED"/>
    <w:rsid w:val="00FC0246"/>
    <w:rsid w:val="00FC0B75"/>
    <w:rsid w:val="00FC0C1E"/>
    <w:rsid w:val="00FC0F08"/>
    <w:rsid w:val="00FC1382"/>
    <w:rsid w:val="00FC1459"/>
    <w:rsid w:val="00FC1A8A"/>
    <w:rsid w:val="00FC1C37"/>
    <w:rsid w:val="00FC1D30"/>
    <w:rsid w:val="00FC2128"/>
    <w:rsid w:val="00FC26A7"/>
    <w:rsid w:val="00FC2823"/>
    <w:rsid w:val="00FC2ACA"/>
    <w:rsid w:val="00FC2D8A"/>
    <w:rsid w:val="00FC3279"/>
    <w:rsid w:val="00FC3342"/>
    <w:rsid w:val="00FC355A"/>
    <w:rsid w:val="00FC3597"/>
    <w:rsid w:val="00FC411F"/>
    <w:rsid w:val="00FC46C4"/>
    <w:rsid w:val="00FC4F1F"/>
    <w:rsid w:val="00FC54E5"/>
    <w:rsid w:val="00FC5C0D"/>
    <w:rsid w:val="00FC6065"/>
    <w:rsid w:val="00FC61B2"/>
    <w:rsid w:val="00FC62E9"/>
    <w:rsid w:val="00FC6572"/>
    <w:rsid w:val="00FC67E2"/>
    <w:rsid w:val="00FC6FAB"/>
    <w:rsid w:val="00FC71DC"/>
    <w:rsid w:val="00FC732F"/>
    <w:rsid w:val="00FC7E94"/>
    <w:rsid w:val="00FC7FC5"/>
    <w:rsid w:val="00FD054D"/>
    <w:rsid w:val="00FD0E36"/>
    <w:rsid w:val="00FD0E45"/>
    <w:rsid w:val="00FD0F37"/>
    <w:rsid w:val="00FD14C9"/>
    <w:rsid w:val="00FD17F2"/>
    <w:rsid w:val="00FD1DC2"/>
    <w:rsid w:val="00FD1E14"/>
    <w:rsid w:val="00FD1E8B"/>
    <w:rsid w:val="00FD2379"/>
    <w:rsid w:val="00FD25D5"/>
    <w:rsid w:val="00FD2986"/>
    <w:rsid w:val="00FD2CDE"/>
    <w:rsid w:val="00FD397F"/>
    <w:rsid w:val="00FD3ABB"/>
    <w:rsid w:val="00FD3CF4"/>
    <w:rsid w:val="00FD3E0D"/>
    <w:rsid w:val="00FD40B9"/>
    <w:rsid w:val="00FD48B3"/>
    <w:rsid w:val="00FD4B63"/>
    <w:rsid w:val="00FD556E"/>
    <w:rsid w:val="00FD5A5C"/>
    <w:rsid w:val="00FD5FD6"/>
    <w:rsid w:val="00FD6070"/>
    <w:rsid w:val="00FD60E4"/>
    <w:rsid w:val="00FD63AC"/>
    <w:rsid w:val="00FD63DA"/>
    <w:rsid w:val="00FD6958"/>
    <w:rsid w:val="00FD6E14"/>
    <w:rsid w:val="00FD73B7"/>
    <w:rsid w:val="00FD7525"/>
    <w:rsid w:val="00FD7662"/>
    <w:rsid w:val="00FD7AD8"/>
    <w:rsid w:val="00FD7D76"/>
    <w:rsid w:val="00FE02AF"/>
    <w:rsid w:val="00FE0336"/>
    <w:rsid w:val="00FE0418"/>
    <w:rsid w:val="00FE0440"/>
    <w:rsid w:val="00FE04E2"/>
    <w:rsid w:val="00FE0551"/>
    <w:rsid w:val="00FE0621"/>
    <w:rsid w:val="00FE09A3"/>
    <w:rsid w:val="00FE0E6C"/>
    <w:rsid w:val="00FE153B"/>
    <w:rsid w:val="00FE15C4"/>
    <w:rsid w:val="00FE199D"/>
    <w:rsid w:val="00FE1B28"/>
    <w:rsid w:val="00FE1D92"/>
    <w:rsid w:val="00FE257A"/>
    <w:rsid w:val="00FE2657"/>
    <w:rsid w:val="00FE29DC"/>
    <w:rsid w:val="00FE3086"/>
    <w:rsid w:val="00FE34E9"/>
    <w:rsid w:val="00FE386A"/>
    <w:rsid w:val="00FE38ED"/>
    <w:rsid w:val="00FE40FC"/>
    <w:rsid w:val="00FE4317"/>
    <w:rsid w:val="00FE433E"/>
    <w:rsid w:val="00FE4571"/>
    <w:rsid w:val="00FE491B"/>
    <w:rsid w:val="00FE4A18"/>
    <w:rsid w:val="00FE4BE4"/>
    <w:rsid w:val="00FE4C8D"/>
    <w:rsid w:val="00FE580C"/>
    <w:rsid w:val="00FE62A6"/>
    <w:rsid w:val="00FE64DD"/>
    <w:rsid w:val="00FE66C4"/>
    <w:rsid w:val="00FE6D4B"/>
    <w:rsid w:val="00FE7FD3"/>
    <w:rsid w:val="00FF02FB"/>
    <w:rsid w:val="00FF067A"/>
    <w:rsid w:val="00FF06CC"/>
    <w:rsid w:val="00FF2540"/>
    <w:rsid w:val="00FF2AD5"/>
    <w:rsid w:val="00FF3011"/>
    <w:rsid w:val="00FF332C"/>
    <w:rsid w:val="00FF37A3"/>
    <w:rsid w:val="00FF37EC"/>
    <w:rsid w:val="00FF3B34"/>
    <w:rsid w:val="00FF3CAA"/>
    <w:rsid w:val="00FF3D45"/>
    <w:rsid w:val="00FF3DE6"/>
    <w:rsid w:val="00FF3FFD"/>
    <w:rsid w:val="00FF4223"/>
    <w:rsid w:val="00FF4424"/>
    <w:rsid w:val="00FF4993"/>
    <w:rsid w:val="00FF4A30"/>
    <w:rsid w:val="00FF4AD0"/>
    <w:rsid w:val="00FF4C5A"/>
    <w:rsid w:val="00FF4CD0"/>
    <w:rsid w:val="00FF4CFB"/>
    <w:rsid w:val="00FF4E48"/>
    <w:rsid w:val="00FF5089"/>
    <w:rsid w:val="00FF5135"/>
    <w:rsid w:val="00FF5214"/>
    <w:rsid w:val="00FF570E"/>
    <w:rsid w:val="00FF594A"/>
    <w:rsid w:val="00FF603D"/>
    <w:rsid w:val="00FF662D"/>
    <w:rsid w:val="00FF6D46"/>
    <w:rsid w:val="00FF6DAD"/>
    <w:rsid w:val="00FF7025"/>
    <w:rsid w:val="00FF7332"/>
    <w:rsid w:val="00FF7AD0"/>
    <w:rsid w:val="00FF7D30"/>
    <w:rsid w:val="0138FC51"/>
    <w:rsid w:val="01D5B80A"/>
    <w:rsid w:val="0230C70C"/>
    <w:rsid w:val="0349503A"/>
    <w:rsid w:val="034A506E"/>
    <w:rsid w:val="07C12EE1"/>
    <w:rsid w:val="0A107F88"/>
    <w:rsid w:val="0A951D43"/>
    <w:rsid w:val="0BD18ACB"/>
    <w:rsid w:val="0CA564A6"/>
    <w:rsid w:val="0D3A29EF"/>
    <w:rsid w:val="0EA612F8"/>
    <w:rsid w:val="10A2F311"/>
    <w:rsid w:val="12239052"/>
    <w:rsid w:val="129602B7"/>
    <w:rsid w:val="13D2628F"/>
    <w:rsid w:val="13E0EBEC"/>
    <w:rsid w:val="1447B7F6"/>
    <w:rsid w:val="14714893"/>
    <w:rsid w:val="15A92866"/>
    <w:rsid w:val="168D28F6"/>
    <w:rsid w:val="16E31B60"/>
    <w:rsid w:val="16EC5FF0"/>
    <w:rsid w:val="18CDF228"/>
    <w:rsid w:val="19728BA6"/>
    <w:rsid w:val="1A7317EE"/>
    <w:rsid w:val="1C59800D"/>
    <w:rsid w:val="1DF40DE5"/>
    <w:rsid w:val="1E397A81"/>
    <w:rsid w:val="1E3EBFC8"/>
    <w:rsid w:val="2119B597"/>
    <w:rsid w:val="2374C0B4"/>
    <w:rsid w:val="26233746"/>
    <w:rsid w:val="2A43A347"/>
    <w:rsid w:val="2A4C3E88"/>
    <w:rsid w:val="2C5EEFCC"/>
    <w:rsid w:val="2FD8B72B"/>
    <w:rsid w:val="311C6F4A"/>
    <w:rsid w:val="32D532BC"/>
    <w:rsid w:val="344C9700"/>
    <w:rsid w:val="34BEC3EE"/>
    <w:rsid w:val="34E96616"/>
    <w:rsid w:val="36126C4E"/>
    <w:rsid w:val="37B92853"/>
    <w:rsid w:val="385C2F21"/>
    <w:rsid w:val="39F584F5"/>
    <w:rsid w:val="3B63D23C"/>
    <w:rsid w:val="3C14BDDD"/>
    <w:rsid w:val="3FC8FF87"/>
    <w:rsid w:val="3FCDD4B3"/>
    <w:rsid w:val="409F4758"/>
    <w:rsid w:val="40E9C0F9"/>
    <w:rsid w:val="41C2648B"/>
    <w:rsid w:val="43229BD2"/>
    <w:rsid w:val="456361EB"/>
    <w:rsid w:val="4791184F"/>
    <w:rsid w:val="4838386E"/>
    <w:rsid w:val="49492E59"/>
    <w:rsid w:val="495B53D2"/>
    <w:rsid w:val="49DC7441"/>
    <w:rsid w:val="515FD606"/>
    <w:rsid w:val="536B11FF"/>
    <w:rsid w:val="5598816B"/>
    <w:rsid w:val="56816ED9"/>
    <w:rsid w:val="56CA014E"/>
    <w:rsid w:val="574ABADD"/>
    <w:rsid w:val="583776D6"/>
    <w:rsid w:val="58F6A402"/>
    <w:rsid w:val="58FB29A5"/>
    <w:rsid w:val="59A6D74B"/>
    <w:rsid w:val="5A39E29A"/>
    <w:rsid w:val="5B5BB2A1"/>
    <w:rsid w:val="5DA8B92E"/>
    <w:rsid w:val="5FD1E6BA"/>
    <w:rsid w:val="6174D852"/>
    <w:rsid w:val="619EF478"/>
    <w:rsid w:val="627622AA"/>
    <w:rsid w:val="62864A24"/>
    <w:rsid w:val="6363D053"/>
    <w:rsid w:val="65D52B17"/>
    <w:rsid w:val="6D0C4169"/>
    <w:rsid w:val="72E7F7DE"/>
    <w:rsid w:val="74DDDEF8"/>
    <w:rsid w:val="74E6BCF2"/>
    <w:rsid w:val="7600BF9E"/>
    <w:rsid w:val="766223E2"/>
    <w:rsid w:val="78B159C5"/>
    <w:rsid w:val="7932B0D2"/>
    <w:rsid w:val="7935FC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77AC09"/>
  <w15:chartTrackingRefBased/>
  <w15:docId w15:val="{34C76EE5-428C-4F88-B860-6E93415E6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BD0"/>
  </w:style>
  <w:style w:type="paragraph" w:styleId="Heading1">
    <w:name w:val="heading 1"/>
    <w:basedOn w:val="Normal"/>
    <w:next w:val="Normal"/>
    <w:link w:val="Heading1Char"/>
    <w:uiPriority w:val="9"/>
    <w:qFormat/>
    <w:rsid w:val="002E3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3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3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3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3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F04"/>
    <w:rPr>
      <w:rFonts w:eastAsiaTheme="majorEastAsia" w:cstheme="majorBidi"/>
      <w:color w:val="272727" w:themeColor="text1" w:themeTint="D8"/>
    </w:rPr>
  </w:style>
  <w:style w:type="paragraph" w:styleId="Title">
    <w:name w:val="Title"/>
    <w:basedOn w:val="Normal"/>
    <w:next w:val="Normal"/>
    <w:link w:val="TitleChar"/>
    <w:uiPriority w:val="10"/>
    <w:qFormat/>
    <w:rsid w:val="002E3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F04"/>
    <w:pPr>
      <w:spacing w:before="160"/>
      <w:jc w:val="center"/>
    </w:pPr>
    <w:rPr>
      <w:i/>
      <w:iCs/>
      <w:color w:val="404040" w:themeColor="text1" w:themeTint="BF"/>
    </w:rPr>
  </w:style>
  <w:style w:type="character" w:customStyle="1" w:styleId="QuoteChar">
    <w:name w:val="Quote Char"/>
    <w:basedOn w:val="DefaultParagraphFont"/>
    <w:link w:val="Quote"/>
    <w:uiPriority w:val="29"/>
    <w:rsid w:val="002E3F04"/>
    <w:rPr>
      <w:i/>
      <w:iCs/>
      <w:color w:val="404040" w:themeColor="text1" w:themeTint="BF"/>
    </w:rPr>
  </w:style>
  <w:style w:type="paragraph" w:styleId="ListParagraph">
    <w:name w:val="List Paragraph"/>
    <w:basedOn w:val="Normal"/>
    <w:uiPriority w:val="34"/>
    <w:qFormat/>
    <w:rsid w:val="002E3F04"/>
    <w:pPr>
      <w:ind w:left="720"/>
      <w:contextualSpacing/>
    </w:pPr>
  </w:style>
  <w:style w:type="character" w:styleId="IntenseEmphasis">
    <w:name w:val="Intense Emphasis"/>
    <w:basedOn w:val="DefaultParagraphFont"/>
    <w:uiPriority w:val="21"/>
    <w:qFormat/>
    <w:rsid w:val="002E3F04"/>
    <w:rPr>
      <w:i/>
      <w:iCs/>
      <w:color w:val="0F4761" w:themeColor="accent1" w:themeShade="BF"/>
    </w:rPr>
  </w:style>
  <w:style w:type="paragraph" w:styleId="IntenseQuote">
    <w:name w:val="Intense Quote"/>
    <w:basedOn w:val="Normal"/>
    <w:next w:val="Normal"/>
    <w:link w:val="IntenseQuoteChar"/>
    <w:uiPriority w:val="30"/>
    <w:qFormat/>
    <w:rsid w:val="002E3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F04"/>
    <w:rPr>
      <w:i/>
      <w:iCs/>
      <w:color w:val="0F4761" w:themeColor="accent1" w:themeShade="BF"/>
    </w:rPr>
  </w:style>
  <w:style w:type="character" w:styleId="IntenseReference">
    <w:name w:val="Intense Reference"/>
    <w:basedOn w:val="DefaultParagraphFont"/>
    <w:uiPriority w:val="32"/>
    <w:qFormat/>
    <w:rsid w:val="002E3F04"/>
    <w:rPr>
      <w:b/>
      <w:bCs/>
      <w:smallCaps/>
      <w:color w:val="0F4761" w:themeColor="accent1" w:themeShade="BF"/>
      <w:spacing w:val="5"/>
    </w:rPr>
  </w:style>
  <w:style w:type="paragraph" w:styleId="Header">
    <w:name w:val="header"/>
    <w:basedOn w:val="Normal"/>
    <w:link w:val="HeaderChar"/>
    <w:uiPriority w:val="99"/>
    <w:unhideWhenUsed/>
    <w:rsid w:val="008343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361"/>
  </w:style>
  <w:style w:type="paragraph" w:styleId="Footer">
    <w:name w:val="footer"/>
    <w:basedOn w:val="Normal"/>
    <w:link w:val="FooterChar"/>
    <w:uiPriority w:val="99"/>
    <w:unhideWhenUsed/>
    <w:rsid w:val="008343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361"/>
  </w:style>
  <w:style w:type="character" w:styleId="CommentReference">
    <w:name w:val="annotation reference"/>
    <w:basedOn w:val="DefaultParagraphFont"/>
    <w:uiPriority w:val="99"/>
    <w:semiHidden/>
    <w:unhideWhenUsed/>
    <w:rsid w:val="009D67A6"/>
    <w:rPr>
      <w:sz w:val="16"/>
      <w:szCs w:val="16"/>
    </w:rPr>
  </w:style>
  <w:style w:type="paragraph" w:styleId="CommentText">
    <w:name w:val="annotation text"/>
    <w:basedOn w:val="Normal"/>
    <w:link w:val="CommentTextChar"/>
    <w:uiPriority w:val="99"/>
    <w:unhideWhenUsed/>
    <w:rsid w:val="009D67A6"/>
    <w:pPr>
      <w:spacing w:line="240" w:lineRule="auto"/>
    </w:pPr>
    <w:rPr>
      <w:sz w:val="20"/>
      <w:szCs w:val="20"/>
    </w:rPr>
  </w:style>
  <w:style w:type="character" w:customStyle="1" w:styleId="CommentTextChar">
    <w:name w:val="Comment Text Char"/>
    <w:basedOn w:val="DefaultParagraphFont"/>
    <w:link w:val="CommentText"/>
    <w:uiPriority w:val="99"/>
    <w:rsid w:val="009D67A6"/>
    <w:rPr>
      <w:sz w:val="20"/>
      <w:szCs w:val="20"/>
    </w:rPr>
  </w:style>
  <w:style w:type="paragraph" w:styleId="CommentSubject">
    <w:name w:val="annotation subject"/>
    <w:basedOn w:val="CommentText"/>
    <w:next w:val="CommentText"/>
    <w:link w:val="CommentSubjectChar"/>
    <w:uiPriority w:val="99"/>
    <w:semiHidden/>
    <w:unhideWhenUsed/>
    <w:rsid w:val="009D67A6"/>
    <w:rPr>
      <w:b/>
      <w:bCs/>
    </w:rPr>
  </w:style>
  <w:style w:type="character" w:customStyle="1" w:styleId="CommentSubjectChar">
    <w:name w:val="Comment Subject Char"/>
    <w:basedOn w:val="CommentTextChar"/>
    <w:link w:val="CommentSubject"/>
    <w:uiPriority w:val="99"/>
    <w:semiHidden/>
    <w:rsid w:val="009D67A6"/>
    <w:rPr>
      <w:b/>
      <w:bCs/>
      <w:sz w:val="20"/>
      <w:szCs w:val="20"/>
    </w:rPr>
  </w:style>
  <w:style w:type="character" w:styleId="Hyperlink">
    <w:name w:val="Hyperlink"/>
    <w:basedOn w:val="DefaultParagraphFont"/>
    <w:uiPriority w:val="99"/>
    <w:unhideWhenUsed/>
    <w:rsid w:val="00C5661D"/>
    <w:rPr>
      <w:color w:val="467886" w:themeColor="hyperlink"/>
      <w:u w:val="single"/>
    </w:rPr>
  </w:style>
  <w:style w:type="character" w:styleId="UnresolvedMention">
    <w:name w:val="Unresolved Mention"/>
    <w:basedOn w:val="DefaultParagraphFont"/>
    <w:uiPriority w:val="99"/>
    <w:semiHidden/>
    <w:unhideWhenUsed/>
    <w:rsid w:val="00C5661D"/>
    <w:rPr>
      <w:color w:val="605E5C"/>
      <w:shd w:val="clear" w:color="auto" w:fill="E1DFDD"/>
    </w:rPr>
  </w:style>
  <w:style w:type="paragraph" w:styleId="Revision">
    <w:name w:val="Revision"/>
    <w:hidden/>
    <w:uiPriority w:val="99"/>
    <w:semiHidden/>
    <w:rsid w:val="00DB036D"/>
    <w:pPr>
      <w:spacing w:after="0" w:line="240" w:lineRule="auto"/>
    </w:pPr>
  </w:style>
  <w:style w:type="character" w:customStyle="1" w:styleId="normaltextrun">
    <w:name w:val="normaltextrun"/>
    <w:basedOn w:val="DefaultParagraphFont"/>
    <w:rsid w:val="00C71FD2"/>
  </w:style>
  <w:style w:type="character" w:customStyle="1" w:styleId="superscript">
    <w:name w:val="superscript"/>
    <w:basedOn w:val="DefaultParagraphFont"/>
    <w:rsid w:val="00C71FD2"/>
  </w:style>
  <w:style w:type="character" w:customStyle="1" w:styleId="eop">
    <w:name w:val="eop"/>
    <w:basedOn w:val="DefaultParagraphFont"/>
    <w:rsid w:val="00C71FD2"/>
  </w:style>
  <w:style w:type="paragraph" w:customStyle="1" w:styleId="paragraph">
    <w:name w:val="paragraph"/>
    <w:basedOn w:val="Normal"/>
    <w:rsid w:val="006A032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B230B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230BF"/>
    <w:pPr>
      <w:spacing w:after="100"/>
    </w:pPr>
  </w:style>
  <w:style w:type="paragraph" w:styleId="TOC2">
    <w:name w:val="toc 2"/>
    <w:basedOn w:val="Normal"/>
    <w:next w:val="Normal"/>
    <w:autoRedefine/>
    <w:uiPriority w:val="39"/>
    <w:unhideWhenUsed/>
    <w:rsid w:val="00B230BF"/>
    <w:pPr>
      <w:spacing w:after="100"/>
      <w:ind w:left="240"/>
    </w:pPr>
  </w:style>
  <w:style w:type="paragraph" w:styleId="TOC3">
    <w:name w:val="toc 3"/>
    <w:basedOn w:val="Normal"/>
    <w:next w:val="Normal"/>
    <w:autoRedefine/>
    <w:uiPriority w:val="39"/>
    <w:unhideWhenUsed/>
    <w:rsid w:val="00B230BF"/>
    <w:pPr>
      <w:spacing w:after="100"/>
      <w:ind w:left="480"/>
    </w:pPr>
  </w:style>
  <w:style w:type="table" w:styleId="TableGrid">
    <w:name w:val="Table Grid"/>
    <w:basedOn w:val="TableNormal"/>
    <w:uiPriority w:val="39"/>
    <w:rsid w:val="00F624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6244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646CEE"/>
    <w:rPr>
      <w:color w:val="2B579A"/>
      <w:shd w:val="clear" w:color="auto" w:fill="E1DFDD"/>
    </w:rPr>
  </w:style>
  <w:style w:type="character" w:styleId="FollowedHyperlink">
    <w:name w:val="FollowedHyperlink"/>
    <w:basedOn w:val="DefaultParagraphFont"/>
    <w:uiPriority w:val="99"/>
    <w:semiHidden/>
    <w:unhideWhenUsed/>
    <w:rsid w:val="0033353F"/>
    <w:rPr>
      <w:color w:val="96607D" w:themeColor="followedHyperlink"/>
      <w:u w:val="single"/>
    </w:rPr>
  </w:style>
  <w:style w:type="paragraph" w:styleId="NormalWeb">
    <w:name w:val="Normal (Web)"/>
    <w:basedOn w:val="Normal"/>
    <w:uiPriority w:val="99"/>
    <w:semiHidden/>
    <w:unhideWhenUsed/>
    <w:rsid w:val="0012643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76978">
      <w:bodyDiv w:val="1"/>
      <w:marLeft w:val="0"/>
      <w:marRight w:val="0"/>
      <w:marTop w:val="0"/>
      <w:marBottom w:val="0"/>
      <w:divBdr>
        <w:top w:val="none" w:sz="0" w:space="0" w:color="auto"/>
        <w:left w:val="none" w:sz="0" w:space="0" w:color="auto"/>
        <w:bottom w:val="none" w:sz="0" w:space="0" w:color="auto"/>
        <w:right w:val="none" w:sz="0" w:space="0" w:color="auto"/>
      </w:divBdr>
    </w:div>
    <w:div w:id="390924085">
      <w:bodyDiv w:val="1"/>
      <w:marLeft w:val="0"/>
      <w:marRight w:val="0"/>
      <w:marTop w:val="0"/>
      <w:marBottom w:val="0"/>
      <w:divBdr>
        <w:top w:val="none" w:sz="0" w:space="0" w:color="auto"/>
        <w:left w:val="none" w:sz="0" w:space="0" w:color="auto"/>
        <w:bottom w:val="none" w:sz="0" w:space="0" w:color="auto"/>
        <w:right w:val="none" w:sz="0" w:space="0" w:color="auto"/>
      </w:divBdr>
    </w:div>
    <w:div w:id="511575961">
      <w:bodyDiv w:val="1"/>
      <w:marLeft w:val="0"/>
      <w:marRight w:val="0"/>
      <w:marTop w:val="0"/>
      <w:marBottom w:val="0"/>
      <w:divBdr>
        <w:top w:val="none" w:sz="0" w:space="0" w:color="auto"/>
        <w:left w:val="none" w:sz="0" w:space="0" w:color="auto"/>
        <w:bottom w:val="none" w:sz="0" w:space="0" w:color="auto"/>
        <w:right w:val="none" w:sz="0" w:space="0" w:color="auto"/>
      </w:divBdr>
    </w:div>
    <w:div w:id="516773034">
      <w:bodyDiv w:val="1"/>
      <w:marLeft w:val="0"/>
      <w:marRight w:val="0"/>
      <w:marTop w:val="0"/>
      <w:marBottom w:val="0"/>
      <w:divBdr>
        <w:top w:val="none" w:sz="0" w:space="0" w:color="auto"/>
        <w:left w:val="none" w:sz="0" w:space="0" w:color="auto"/>
        <w:bottom w:val="none" w:sz="0" w:space="0" w:color="auto"/>
        <w:right w:val="none" w:sz="0" w:space="0" w:color="auto"/>
      </w:divBdr>
    </w:div>
    <w:div w:id="551884665">
      <w:bodyDiv w:val="1"/>
      <w:marLeft w:val="0"/>
      <w:marRight w:val="0"/>
      <w:marTop w:val="0"/>
      <w:marBottom w:val="0"/>
      <w:divBdr>
        <w:top w:val="none" w:sz="0" w:space="0" w:color="auto"/>
        <w:left w:val="none" w:sz="0" w:space="0" w:color="auto"/>
        <w:bottom w:val="none" w:sz="0" w:space="0" w:color="auto"/>
        <w:right w:val="none" w:sz="0" w:space="0" w:color="auto"/>
      </w:divBdr>
    </w:div>
    <w:div w:id="692152541">
      <w:bodyDiv w:val="1"/>
      <w:marLeft w:val="0"/>
      <w:marRight w:val="0"/>
      <w:marTop w:val="0"/>
      <w:marBottom w:val="0"/>
      <w:divBdr>
        <w:top w:val="none" w:sz="0" w:space="0" w:color="auto"/>
        <w:left w:val="none" w:sz="0" w:space="0" w:color="auto"/>
        <w:bottom w:val="none" w:sz="0" w:space="0" w:color="auto"/>
        <w:right w:val="none" w:sz="0" w:space="0" w:color="auto"/>
      </w:divBdr>
    </w:div>
    <w:div w:id="1206681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aliadviser.org/wp-content/uploads/2024/10/ethical_standards_for_election_officials-jan2024.pdf" TargetMode="External"/><Relationship Id="rId18" Type="http://schemas.openxmlformats.org/officeDocument/2006/relationships/header" Target="header3.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diagramQuickStyle" Target="diagrams/quickStyle1.xml"/><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2.sv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gnet.gov/sites/default/files/files/QualityStandardsforInspectionandEvaluation-2020.pdf" TargetMode="External"/><Relationship Id="rId20" Type="http://schemas.openxmlformats.org/officeDocument/2006/relationships/diagramLayout" Target="diagrams/layout1.xml"/><Relationship Id="rId29" Type="http://schemas.openxmlformats.org/officeDocument/2006/relationships/image" Target="media/image6.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png"/><Relationship Id="rId32"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yperlink" Target="https://www.ignet.gov/sites/default/files/files/QualityStandardsforInspectionandEvaluation-2020.pdf" TargetMode="External"/><Relationship Id="rId23" Type="http://schemas.microsoft.com/office/2007/relationships/diagramDrawing" Target="diagrams/drawing1.xml"/><Relationship Id="rId28" Type="http://schemas.openxmlformats.org/officeDocument/2006/relationships/image" Target="media/image5.png"/><Relationship Id="rId36"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diagramData" Target="diagrams/data1.xml"/><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healiadviser.org/wp-content/uploads/2024/10/ethical_standards_for_election_officials-jan2024.pdf" TargetMode="External"/><Relationship Id="rId22" Type="http://schemas.openxmlformats.org/officeDocument/2006/relationships/diagramColors" Target="diagrams/colors1.xml"/><Relationship Id="rId27" Type="http://schemas.openxmlformats.org/officeDocument/2006/relationships/image" Target="media/image4.svg"/><Relationship Id="rId30" Type="http://schemas.openxmlformats.org/officeDocument/2006/relationships/header" Target="header4.xml"/><Relationship Id="rId35" Type="http://schemas.openxmlformats.org/officeDocument/2006/relationships/theme" Target="theme/theme1.xml"/><Relationship Id="rId8" Type="http://schemas.openxmlformats.org/officeDocument/2006/relationships/webSettings" Target="webSetting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CF0F6DC-C4BF-4480-86B2-77CA4C4A50B0}" type="doc">
      <dgm:prSet loTypeId="urn:microsoft.com/office/officeart/2005/8/layout/hProcess9" loCatId="process" qsTypeId="urn:microsoft.com/office/officeart/2005/8/quickstyle/simple1" qsCatId="simple" csTypeId="urn:microsoft.com/office/officeart/2005/8/colors/accent1_2" csCatId="accent1" phldr="1"/>
      <dgm:spPr/>
    </dgm:pt>
    <dgm:pt modelId="{D2B55D31-7B58-4EF5-93E0-6175941AAB32}">
      <dgm:prSet phldrT="[Text]"/>
      <dgm:spPr>
        <a:solidFill>
          <a:srgbClr val="002060"/>
        </a:solidFill>
        <a:ln>
          <a:solidFill>
            <a:srgbClr val="002060"/>
          </a:solidFill>
        </a:ln>
      </dgm:spPr>
      <dgm:t>
        <a:bodyPr/>
        <a:lstStyle/>
        <a:p>
          <a:pPr algn="ctr"/>
          <a:r>
            <a:rPr lang="en-US"/>
            <a:t>Identify Scope</a:t>
          </a:r>
        </a:p>
      </dgm:t>
    </dgm:pt>
    <dgm:pt modelId="{D012E0BF-3AC2-4F4C-8D07-69CE0C818E28}" type="parTrans" cxnId="{BE733699-A269-4639-81B5-70BBFC365413}">
      <dgm:prSet/>
      <dgm:spPr/>
      <dgm:t>
        <a:bodyPr/>
        <a:lstStyle/>
        <a:p>
          <a:pPr algn="ctr"/>
          <a:endParaRPr lang="en-US"/>
        </a:p>
      </dgm:t>
    </dgm:pt>
    <dgm:pt modelId="{9183F61D-232A-44EE-824D-6B56461BF98A}" type="sibTrans" cxnId="{BE733699-A269-4639-81B5-70BBFC365413}">
      <dgm:prSet/>
      <dgm:spPr/>
      <dgm:t>
        <a:bodyPr/>
        <a:lstStyle/>
        <a:p>
          <a:pPr algn="ctr"/>
          <a:endParaRPr lang="en-US"/>
        </a:p>
      </dgm:t>
    </dgm:pt>
    <dgm:pt modelId="{67C01B91-45A0-4CD8-8FFB-D260E80F1A8D}">
      <dgm:prSet phldrT="[Text]"/>
      <dgm:spPr>
        <a:solidFill>
          <a:srgbClr val="002060"/>
        </a:solidFill>
      </dgm:spPr>
      <dgm:t>
        <a:bodyPr/>
        <a:lstStyle/>
        <a:p>
          <a:pPr algn="ctr"/>
          <a:r>
            <a:rPr lang="en-US"/>
            <a:t>Conduct Audit</a:t>
          </a:r>
        </a:p>
      </dgm:t>
    </dgm:pt>
    <dgm:pt modelId="{8BE8794E-148C-4465-9198-FDB188816A2B}" type="parTrans" cxnId="{75EBF2F4-84FF-4AC5-9342-574D1D9DA206}">
      <dgm:prSet/>
      <dgm:spPr/>
      <dgm:t>
        <a:bodyPr/>
        <a:lstStyle/>
        <a:p>
          <a:pPr algn="ctr"/>
          <a:endParaRPr lang="en-US"/>
        </a:p>
      </dgm:t>
    </dgm:pt>
    <dgm:pt modelId="{E9726BDC-B336-4E2B-B9ED-E0B5AA43BAC3}" type="sibTrans" cxnId="{75EBF2F4-84FF-4AC5-9342-574D1D9DA206}">
      <dgm:prSet/>
      <dgm:spPr/>
      <dgm:t>
        <a:bodyPr/>
        <a:lstStyle/>
        <a:p>
          <a:pPr algn="ctr"/>
          <a:endParaRPr lang="en-US"/>
        </a:p>
      </dgm:t>
    </dgm:pt>
    <dgm:pt modelId="{B57974E7-1410-4A5F-B730-0C885DB249F1}">
      <dgm:prSet phldrT="[Text]"/>
      <dgm:spPr>
        <a:solidFill>
          <a:srgbClr val="002060"/>
        </a:solidFill>
      </dgm:spPr>
      <dgm:t>
        <a:bodyPr/>
        <a:lstStyle/>
        <a:p>
          <a:pPr algn="ctr"/>
          <a:r>
            <a:rPr lang="en-US"/>
            <a:t>Review &amp; Update</a:t>
          </a:r>
        </a:p>
      </dgm:t>
    </dgm:pt>
    <dgm:pt modelId="{A82D0DA2-1D17-4F37-A6C1-C0429971DC77}" type="parTrans" cxnId="{6AE1DB71-8736-4657-B69F-B4B5E3E6638B}">
      <dgm:prSet/>
      <dgm:spPr/>
      <dgm:t>
        <a:bodyPr/>
        <a:lstStyle/>
        <a:p>
          <a:pPr algn="ctr"/>
          <a:endParaRPr lang="en-US"/>
        </a:p>
      </dgm:t>
    </dgm:pt>
    <dgm:pt modelId="{7F263F64-EA13-4016-AC94-FA7EADBD5551}" type="sibTrans" cxnId="{6AE1DB71-8736-4657-B69F-B4B5E3E6638B}">
      <dgm:prSet/>
      <dgm:spPr/>
      <dgm:t>
        <a:bodyPr/>
        <a:lstStyle/>
        <a:p>
          <a:pPr algn="ctr"/>
          <a:endParaRPr lang="en-US"/>
        </a:p>
      </dgm:t>
    </dgm:pt>
    <dgm:pt modelId="{4CC0AEB0-1173-473C-9200-DD8A67B79914}">
      <dgm:prSet phldrT="[Text]"/>
      <dgm:spPr>
        <a:solidFill>
          <a:srgbClr val="002060"/>
        </a:solidFill>
      </dgm:spPr>
      <dgm:t>
        <a:bodyPr/>
        <a:lstStyle/>
        <a:p>
          <a:pPr algn="ctr"/>
          <a:r>
            <a:rPr lang="en-US"/>
            <a:t>Complie Results</a:t>
          </a:r>
        </a:p>
      </dgm:t>
    </dgm:pt>
    <dgm:pt modelId="{D942669F-C09D-41AF-B821-76992D89CE10}" type="parTrans" cxnId="{921B93CD-F205-40B7-9697-E8E10D6D424A}">
      <dgm:prSet/>
      <dgm:spPr/>
      <dgm:t>
        <a:bodyPr/>
        <a:lstStyle/>
        <a:p>
          <a:endParaRPr lang="en-US"/>
        </a:p>
      </dgm:t>
    </dgm:pt>
    <dgm:pt modelId="{DBF4BC97-51D8-44B9-9EE5-518A61B55F4B}" type="sibTrans" cxnId="{921B93CD-F205-40B7-9697-E8E10D6D424A}">
      <dgm:prSet/>
      <dgm:spPr/>
      <dgm:t>
        <a:bodyPr/>
        <a:lstStyle/>
        <a:p>
          <a:endParaRPr lang="en-US"/>
        </a:p>
      </dgm:t>
    </dgm:pt>
    <dgm:pt modelId="{EFD85298-784E-4527-9A20-7C3217A1F0F8}">
      <dgm:prSet phldrT="[Text]"/>
      <dgm:spPr>
        <a:solidFill>
          <a:srgbClr val="002060"/>
        </a:solidFill>
        <a:ln>
          <a:solidFill>
            <a:srgbClr val="002060"/>
          </a:solidFill>
        </a:ln>
      </dgm:spPr>
      <dgm:t>
        <a:bodyPr/>
        <a:lstStyle/>
        <a:p>
          <a:pPr marL="0" algn="l">
            <a:spcBef>
              <a:spcPts val="378"/>
            </a:spcBef>
          </a:pPr>
          <a:r>
            <a:rPr lang="en-US"/>
            <a:t>Define Goal	</a:t>
          </a:r>
        </a:p>
      </dgm:t>
    </dgm:pt>
    <dgm:pt modelId="{8EE57D38-A13B-43E4-A3B7-251C97C9FA49}" type="sibTrans" cxnId="{FFCAD760-4FE1-4AA5-BD08-EB038DEB73E0}">
      <dgm:prSet/>
      <dgm:spPr/>
      <dgm:t>
        <a:bodyPr/>
        <a:lstStyle/>
        <a:p>
          <a:pPr algn="ctr"/>
          <a:endParaRPr lang="en-US"/>
        </a:p>
      </dgm:t>
    </dgm:pt>
    <dgm:pt modelId="{F72E154C-E425-4466-B593-0BB3EAABAE03}" type="parTrans" cxnId="{FFCAD760-4FE1-4AA5-BD08-EB038DEB73E0}">
      <dgm:prSet/>
      <dgm:spPr/>
      <dgm:t>
        <a:bodyPr/>
        <a:lstStyle/>
        <a:p>
          <a:pPr algn="ctr"/>
          <a:endParaRPr lang="en-US"/>
        </a:p>
      </dgm:t>
    </dgm:pt>
    <dgm:pt modelId="{5C815D5A-9D4D-4448-B21C-9AE83659E59D}" type="pres">
      <dgm:prSet presAssocID="{7CF0F6DC-C4BF-4480-86B2-77CA4C4A50B0}" presName="CompostProcess" presStyleCnt="0">
        <dgm:presLayoutVars>
          <dgm:dir/>
          <dgm:resizeHandles val="exact"/>
        </dgm:presLayoutVars>
      </dgm:prSet>
      <dgm:spPr/>
    </dgm:pt>
    <dgm:pt modelId="{B93EF13D-D1CC-48F0-909C-062F468E0EBA}" type="pres">
      <dgm:prSet presAssocID="{7CF0F6DC-C4BF-4480-86B2-77CA4C4A50B0}" presName="arrow" presStyleLbl="bgShp" presStyleIdx="0" presStyleCnt="1"/>
      <dgm:spPr/>
    </dgm:pt>
    <dgm:pt modelId="{DBEBC3F4-7E53-45AD-B4CC-C90BC1F39763}" type="pres">
      <dgm:prSet presAssocID="{7CF0F6DC-C4BF-4480-86B2-77CA4C4A50B0}" presName="linearProcess" presStyleCnt="0"/>
      <dgm:spPr/>
    </dgm:pt>
    <dgm:pt modelId="{C4007F7D-07B4-4F29-AFF6-7F836555BF10}" type="pres">
      <dgm:prSet presAssocID="{EFD85298-784E-4527-9A20-7C3217A1F0F8}" presName="textNode" presStyleLbl="node1" presStyleIdx="0" presStyleCnt="5" custLinFactNeighborX="-4574" custLinFactNeighborY="4166">
        <dgm:presLayoutVars>
          <dgm:bulletEnabled val="1"/>
        </dgm:presLayoutVars>
      </dgm:prSet>
      <dgm:spPr/>
    </dgm:pt>
    <dgm:pt modelId="{39863D86-DC8D-4D2C-8B93-3B942554609F}" type="pres">
      <dgm:prSet presAssocID="{8EE57D38-A13B-43E4-A3B7-251C97C9FA49}" presName="sibTrans" presStyleCnt="0"/>
      <dgm:spPr/>
    </dgm:pt>
    <dgm:pt modelId="{D4653524-BA77-4761-B550-6B985F49B824}" type="pres">
      <dgm:prSet presAssocID="{D2B55D31-7B58-4EF5-93E0-6175941AAB32}" presName="textNode" presStyleLbl="node1" presStyleIdx="1" presStyleCnt="5">
        <dgm:presLayoutVars>
          <dgm:bulletEnabled val="1"/>
        </dgm:presLayoutVars>
      </dgm:prSet>
      <dgm:spPr/>
    </dgm:pt>
    <dgm:pt modelId="{7AFBB05F-E44E-4703-A4C3-EC7057640591}" type="pres">
      <dgm:prSet presAssocID="{9183F61D-232A-44EE-824D-6B56461BF98A}" presName="sibTrans" presStyleCnt="0"/>
      <dgm:spPr/>
    </dgm:pt>
    <dgm:pt modelId="{A43B56AC-0860-434F-994C-5591D40BB0FD}" type="pres">
      <dgm:prSet presAssocID="{67C01B91-45A0-4CD8-8FFB-D260E80F1A8D}" presName="textNode" presStyleLbl="node1" presStyleIdx="2" presStyleCnt="5">
        <dgm:presLayoutVars>
          <dgm:bulletEnabled val="1"/>
        </dgm:presLayoutVars>
      </dgm:prSet>
      <dgm:spPr/>
    </dgm:pt>
    <dgm:pt modelId="{2C397960-F162-4276-A88D-062B8ECCA7C9}" type="pres">
      <dgm:prSet presAssocID="{E9726BDC-B336-4E2B-B9ED-E0B5AA43BAC3}" presName="sibTrans" presStyleCnt="0"/>
      <dgm:spPr/>
    </dgm:pt>
    <dgm:pt modelId="{6638CB05-AB07-4205-A6CD-0FA8BFD68D73}" type="pres">
      <dgm:prSet presAssocID="{B57974E7-1410-4A5F-B730-0C885DB249F1}" presName="textNode" presStyleLbl="node1" presStyleIdx="3" presStyleCnt="5">
        <dgm:presLayoutVars>
          <dgm:bulletEnabled val="1"/>
        </dgm:presLayoutVars>
      </dgm:prSet>
      <dgm:spPr/>
    </dgm:pt>
    <dgm:pt modelId="{05E34C58-E70C-4CA4-849E-BBD1D7251D19}" type="pres">
      <dgm:prSet presAssocID="{7F263F64-EA13-4016-AC94-FA7EADBD5551}" presName="sibTrans" presStyleCnt="0"/>
      <dgm:spPr/>
    </dgm:pt>
    <dgm:pt modelId="{0E389212-5457-4E55-BFC9-63E613490A2C}" type="pres">
      <dgm:prSet presAssocID="{4CC0AEB0-1173-473C-9200-DD8A67B79914}" presName="textNode" presStyleLbl="node1" presStyleIdx="4" presStyleCnt="5">
        <dgm:presLayoutVars>
          <dgm:bulletEnabled val="1"/>
        </dgm:presLayoutVars>
      </dgm:prSet>
      <dgm:spPr/>
    </dgm:pt>
  </dgm:ptLst>
  <dgm:cxnLst>
    <dgm:cxn modelId="{7AF5842A-44B6-4827-8BE2-5410CA5FB0ED}" type="presOf" srcId="{D2B55D31-7B58-4EF5-93E0-6175941AAB32}" destId="{D4653524-BA77-4761-B550-6B985F49B824}" srcOrd="0" destOrd="0" presId="urn:microsoft.com/office/officeart/2005/8/layout/hProcess9"/>
    <dgm:cxn modelId="{FFCAD760-4FE1-4AA5-BD08-EB038DEB73E0}" srcId="{7CF0F6DC-C4BF-4480-86B2-77CA4C4A50B0}" destId="{EFD85298-784E-4527-9A20-7C3217A1F0F8}" srcOrd="0" destOrd="0" parTransId="{F72E154C-E425-4466-B593-0BB3EAABAE03}" sibTransId="{8EE57D38-A13B-43E4-A3B7-251C97C9FA49}"/>
    <dgm:cxn modelId="{20CD7141-1E1A-4F18-AA34-7C46D7B0C2A9}" type="presOf" srcId="{B57974E7-1410-4A5F-B730-0C885DB249F1}" destId="{6638CB05-AB07-4205-A6CD-0FA8BFD68D73}" srcOrd="0" destOrd="0" presId="urn:microsoft.com/office/officeart/2005/8/layout/hProcess9"/>
    <dgm:cxn modelId="{C56EF24E-0C10-4F01-93D9-212104BFB864}" type="presOf" srcId="{67C01B91-45A0-4CD8-8FFB-D260E80F1A8D}" destId="{A43B56AC-0860-434F-994C-5591D40BB0FD}" srcOrd="0" destOrd="0" presId="urn:microsoft.com/office/officeart/2005/8/layout/hProcess9"/>
    <dgm:cxn modelId="{6AE1DB71-8736-4657-B69F-B4B5E3E6638B}" srcId="{7CF0F6DC-C4BF-4480-86B2-77CA4C4A50B0}" destId="{B57974E7-1410-4A5F-B730-0C885DB249F1}" srcOrd="3" destOrd="0" parTransId="{A82D0DA2-1D17-4F37-A6C1-C0429971DC77}" sibTransId="{7F263F64-EA13-4016-AC94-FA7EADBD5551}"/>
    <dgm:cxn modelId="{BE733699-A269-4639-81B5-70BBFC365413}" srcId="{7CF0F6DC-C4BF-4480-86B2-77CA4C4A50B0}" destId="{D2B55D31-7B58-4EF5-93E0-6175941AAB32}" srcOrd="1" destOrd="0" parTransId="{D012E0BF-3AC2-4F4C-8D07-69CE0C818E28}" sibTransId="{9183F61D-232A-44EE-824D-6B56461BF98A}"/>
    <dgm:cxn modelId="{B0380EB6-73CA-4300-91C0-1E1D89A8D25D}" type="presOf" srcId="{EFD85298-784E-4527-9A20-7C3217A1F0F8}" destId="{C4007F7D-07B4-4F29-AFF6-7F836555BF10}" srcOrd="0" destOrd="0" presId="urn:microsoft.com/office/officeart/2005/8/layout/hProcess9"/>
    <dgm:cxn modelId="{EA4E99C2-FFFE-4555-91C3-5E05EA5DD0F5}" type="presOf" srcId="{4CC0AEB0-1173-473C-9200-DD8A67B79914}" destId="{0E389212-5457-4E55-BFC9-63E613490A2C}" srcOrd="0" destOrd="0" presId="urn:microsoft.com/office/officeart/2005/8/layout/hProcess9"/>
    <dgm:cxn modelId="{E6494DC9-1026-4C04-952F-13CD976CBB15}" type="presOf" srcId="{7CF0F6DC-C4BF-4480-86B2-77CA4C4A50B0}" destId="{5C815D5A-9D4D-4448-B21C-9AE83659E59D}" srcOrd="0" destOrd="0" presId="urn:microsoft.com/office/officeart/2005/8/layout/hProcess9"/>
    <dgm:cxn modelId="{921B93CD-F205-40B7-9697-E8E10D6D424A}" srcId="{7CF0F6DC-C4BF-4480-86B2-77CA4C4A50B0}" destId="{4CC0AEB0-1173-473C-9200-DD8A67B79914}" srcOrd="4" destOrd="0" parTransId="{D942669F-C09D-41AF-B821-76992D89CE10}" sibTransId="{DBF4BC97-51D8-44B9-9EE5-518A61B55F4B}"/>
    <dgm:cxn modelId="{75EBF2F4-84FF-4AC5-9342-574D1D9DA206}" srcId="{7CF0F6DC-C4BF-4480-86B2-77CA4C4A50B0}" destId="{67C01B91-45A0-4CD8-8FFB-D260E80F1A8D}" srcOrd="2" destOrd="0" parTransId="{8BE8794E-148C-4465-9198-FDB188816A2B}" sibTransId="{E9726BDC-B336-4E2B-B9ED-E0B5AA43BAC3}"/>
    <dgm:cxn modelId="{83D0ED9C-A10E-4CA8-B3AD-196313B0F0F1}" type="presParOf" srcId="{5C815D5A-9D4D-4448-B21C-9AE83659E59D}" destId="{B93EF13D-D1CC-48F0-909C-062F468E0EBA}" srcOrd="0" destOrd="0" presId="urn:microsoft.com/office/officeart/2005/8/layout/hProcess9"/>
    <dgm:cxn modelId="{873FDEEA-3029-41D8-A79C-B1359BBFA133}" type="presParOf" srcId="{5C815D5A-9D4D-4448-B21C-9AE83659E59D}" destId="{DBEBC3F4-7E53-45AD-B4CC-C90BC1F39763}" srcOrd="1" destOrd="0" presId="urn:microsoft.com/office/officeart/2005/8/layout/hProcess9"/>
    <dgm:cxn modelId="{A530EB5F-DF85-4417-8C5D-F4328F122F13}" type="presParOf" srcId="{DBEBC3F4-7E53-45AD-B4CC-C90BC1F39763}" destId="{C4007F7D-07B4-4F29-AFF6-7F836555BF10}" srcOrd="0" destOrd="0" presId="urn:microsoft.com/office/officeart/2005/8/layout/hProcess9"/>
    <dgm:cxn modelId="{FCA3F136-4C54-4CF8-8EC5-E8FCB02A1392}" type="presParOf" srcId="{DBEBC3F4-7E53-45AD-B4CC-C90BC1F39763}" destId="{39863D86-DC8D-4D2C-8B93-3B942554609F}" srcOrd="1" destOrd="0" presId="urn:microsoft.com/office/officeart/2005/8/layout/hProcess9"/>
    <dgm:cxn modelId="{D5242809-0F9B-43B6-908A-0AB3E31F7720}" type="presParOf" srcId="{DBEBC3F4-7E53-45AD-B4CC-C90BC1F39763}" destId="{D4653524-BA77-4761-B550-6B985F49B824}" srcOrd="2" destOrd="0" presId="urn:microsoft.com/office/officeart/2005/8/layout/hProcess9"/>
    <dgm:cxn modelId="{6C63ABB7-189F-4C0E-83FB-47F4E1B186B0}" type="presParOf" srcId="{DBEBC3F4-7E53-45AD-B4CC-C90BC1F39763}" destId="{7AFBB05F-E44E-4703-A4C3-EC7057640591}" srcOrd="3" destOrd="0" presId="urn:microsoft.com/office/officeart/2005/8/layout/hProcess9"/>
    <dgm:cxn modelId="{C0009858-6825-48C0-82CA-41D593CE5B18}" type="presParOf" srcId="{DBEBC3F4-7E53-45AD-B4CC-C90BC1F39763}" destId="{A43B56AC-0860-434F-994C-5591D40BB0FD}" srcOrd="4" destOrd="0" presId="urn:microsoft.com/office/officeart/2005/8/layout/hProcess9"/>
    <dgm:cxn modelId="{131A3119-D535-4461-BB04-AB93E8F8CBD0}" type="presParOf" srcId="{DBEBC3F4-7E53-45AD-B4CC-C90BC1F39763}" destId="{2C397960-F162-4276-A88D-062B8ECCA7C9}" srcOrd="5" destOrd="0" presId="urn:microsoft.com/office/officeart/2005/8/layout/hProcess9"/>
    <dgm:cxn modelId="{F75ED45A-F566-4E7C-947F-1D81847C2E04}" type="presParOf" srcId="{DBEBC3F4-7E53-45AD-B4CC-C90BC1F39763}" destId="{6638CB05-AB07-4205-A6CD-0FA8BFD68D73}" srcOrd="6" destOrd="0" presId="urn:microsoft.com/office/officeart/2005/8/layout/hProcess9"/>
    <dgm:cxn modelId="{BFC6E606-0CC0-4DAE-AC69-41DFD6E76185}" type="presParOf" srcId="{DBEBC3F4-7E53-45AD-B4CC-C90BC1F39763}" destId="{05E34C58-E70C-4CA4-849E-BBD1D7251D19}" srcOrd="7" destOrd="0" presId="urn:microsoft.com/office/officeart/2005/8/layout/hProcess9"/>
    <dgm:cxn modelId="{2CE01B1A-93A4-4DE5-9B88-AA6458E1533B}" type="presParOf" srcId="{DBEBC3F4-7E53-45AD-B4CC-C90BC1F39763}" destId="{0E389212-5457-4E55-BFC9-63E613490A2C}" srcOrd="8" destOrd="0" presId="urn:microsoft.com/office/officeart/2005/8/layout/hProcess9"/>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3EF13D-D1CC-48F0-909C-062F468E0EBA}">
      <dsp:nvSpPr>
        <dsp:cNvPr id="0" name=""/>
        <dsp:cNvSpPr/>
      </dsp:nvSpPr>
      <dsp:spPr>
        <a:xfrm>
          <a:off x="317896" y="0"/>
          <a:ext cx="3602831" cy="95250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4007F7D-07B4-4F29-AFF6-7F836555BF10}">
      <dsp:nvSpPr>
        <dsp:cNvPr id="0" name=""/>
        <dsp:cNvSpPr/>
      </dsp:nvSpPr>
      <dsp:spPr>
        <a:xfrm>
          <a:off x="0" y="301622"/>
          <a:ext cx="814403" cy="381000"/>
        </a:xfrm>
        <a:prstGeom prst="roundRect">
          <a:avLst/>
        </a:prstGeom>
        <a:solidFill>
          <a:srgbClr val="002060"/>
        </a:solidFill>
        <a:ln w="12700" cap="flat" cmpd="sng" algn="ctr">
          <a:solidFill>
            <a:srgbClr val="00206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ts val="378"/>
            </a:spcBef>
            <a:spcAft>
              <a:spcPct val="35000"/>
            </a:spcAft>
            <a:buNone/>
          </a:pPr>
          <a:r>
            <a:rPr lang="en-US" sz="900" kern="1200"/>
            <a:t>Define Goal	</a:t>
          </a:r>
        </a:p>
      </dsp:txBody>
      <dsp:txXfrm>
        <a:off x="18599" y="320221"/>
        <a:ext cx="777205" cy="343802"/>
      </dsp:txXfrm>
    </dsp:sp>
    <dsp:sp modelId="{D4653524-BA77-4761-B550-6B985F49B824}">
      <dsp:nvSpPr>
        <dsp:cNvPr id="0" name=""/>
        <dsp:cNvSpPr/>
      </dsp:nvSpPr>
      <dsp:spPr>
        <a:xfrm>
          <a:off x="856986" y="285749"/>
          <a:ext cx="814403" cy="381000"/>
        </a:xfrm>
        <a:prstGeom prst="roundRect">
          <a:avLst/>
        </a:prstGeom>
        <a:solidFill>
          <a:srgbClr val="002060"/>
        </a:solidFill>
        <a:ln w="12700" cap="flat" cmpd="sng" algn="ctr">
          <a:solidFill>
            <a:srgbClr val="00206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Identify Scope</a:t>
          </a:r>
        </a:p>
      </dsp:txBody>
      <dsp:txXfrm>
        <a:off x="875585" y="304348"/>
        <a:ext cx="777205" cy="343802"/>
      </dsp:txXfrm>
    </dsp:sp>
    <dsp:sp modelId="{A43B56AC-0860-434F-994C-5591D40BB0FD}">
      <dsp:nvSpPr>
        <dsp:cNvPr id="0" name=""/>
        <dsp:cNvSpPr/>
      </dsp:nvSpPr>
      <dsp:spPr>
        <a:xfrm>
          <a:off x="1712110" y="285749"/>
          <a:ext cx="814403" cy="381000"/>
        </a:xfrm>
        <a:prstGeom prst="roundRect">
          <a:avLst/>
        </a:prstGeom>
        <a:solidFill>
          <a:srgbClr val="00206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Conduct Audit</a:t>
          </a:r>
        </a:p>
      </dsp:txBody>
      <dsp:txXfrm>
        <a:off x="1730709" y="304348"/>
        <a:ext cx="777205" cy="343802"/>
      </dsp:txXfrm>
    </dsp:sp>
    <dsp:sp modelId="{6638CB05-AB07-4205-A6CD-0FA8BFD68D73}">
      <dsp:nvSpPr>
        <dsp:cNvPr id="0" name=""/>
        <dsp:cNvSpPr/>
      </dsp:nvSpPr>
      <dsp:spPr>
        <a:xfrm>
          <a:off x="2567234" y="285749"/>
          <a:ext cx="814403" cy="381000"/>
        </a:xfrm>
        <a:prstGeom prst="roundRect">
          <a:avLst/>
        </a:prstGeom>
        <a:solidFill>
          <a:srgbClr val="00206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Review &amp; Update</a:t>
          </a:r>
        </a:p>
      </dsp:txBody>
      <dsp:txXfrm>
        <a:off x="2585833" y="304348"/>
        <a:ext cx="777205" cy="343802"/>
      </dsp:txXfrm>
    </dsp:sp>
    <dsp:sp modelId="{0E389212-5457-4E55-BFC9-63E613490A2C}">
      <dsp:nvSpPr>
        <dsp:cNvPr id="0" name=""/>
        <dsp:cNvSpPr/>
      </dsp:nvSpPr>
      <dsp:spPr>
        <a:xfrm>
          <a:off x="3422358" y="285749"/>
          <a:ext cx="814403" cy="381000"/>
        </a:xfrm>
        <a:prstGeom prst="roundRect">
          <a:avLst/>
        </a:prstGeom>
        <a:solidFill>
          <a:srgbClr val="00206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Complie Results</a:t>
          </a:r>
        </a:p>
      </dsp:txBody>
      <dsp:txXfrm>
        <a:off x="3440957" y="304348"/>
        <a:ext cx="777205" cy="34380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ADFD651E4DE124BA9DE3CDF0539206A" ma:contentTypeVersion="10" ma:contentTypeDescription="Create a new document." ma:contentTypeScope="" ma:versionID="1b31155c084f278c7f4e8c9acf932905">
  <xsd:schema xmlns:xsd="http://www.w3.org/2001/XMLSchema" xmlns:xs="http://www.w3.org/2001/XMLSchema" xmlns:p="http://schemas.microsoft.com/office/2006/metadata/properties" xmlns:ns2="3fd4e8c8-e7cb-4c72-9415-7f6858235fc3" xmlns:ns3="3c73b8fd-b6e0-4a08-a5b4-de5dc77e6534" targetNamespace="http://schemas.microsoft.com/office/2006/metadata/properties" ma:root="true" ma:fieldsID="56732b307ac53ffa4946a2d36f7f547d" ns2:_="" ns3:_="">
    <xsd:import namespace="3fd4e8c8-e7cb-4c72-9415-7f6858235fc3"/>
    <xsd:import namespace="3c73b8fd-b6e0-4a08-a5b4-de5dc77e653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d4e8c8-e7cb-4c72-9415-7f6858235f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73b8fd-b6e0-4a08-a5b4-de5dc77e65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9CAC06-F357-4C42-B91C-4A3555A6D9D7}">
  <ds:schemaRefs>
    <ds:schemaRef ds:uri="http://schemas.microsoft.com/sharepoint/v3/contenttype/forms"/>
  </ds:schemaRefs>
</ds:datastoreItem>
</file>

<file path=customXml/itemProps2.xml><?xml version="1.0" encoding="utf-8"?>
<ds:datastoreItem xmlns:ds="http://schemas.openxmlformats.org/officeDocument/2006/customXml" ds:itemID="{A66A3BFB-A46C-48A2-8D46-79D2FB57A6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d4e8c8-e7cb-4c72-9415-7f6858235fc3"/>
    <ds:schemaRef ds:uri="3c73b8fd-b6e0-4a08-a5b4-de5dc77e65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578C9A-86ED-44EE-8236-A3167120E969}">
  <ds:schemaRefs>
    <ds:schemaRef ds:uri="http://schemas.openxmlformats.org/officeDocument/2006/bibliography"/>
  </ds:schemaRefs>
</ds:datastoreItem>
</file>

<file path=customXml/itemProps4.xml><?xml version="1.0" encoding="utf-8"?>
<ds:datastoreItem xmlns:ds="http://schemas.openxmlformats.org/officeDocument/2006/customXml" ds:itemID="{4D548294-3CE7-48FE-8FB5-757E1C7B9CBF}">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488d120-1b80-4bac-a7b9-512a831cd8af}" enabled="0" method="" siteId="{e488d120-1b80-4bac-a7b9-512a831cd8af}" removed="1"/>
</clbl:labelList>
</file>

<file path=docProps/app.xml><?xml version="1.0" encoding="utf-8"?>
<Properties xmlns="http://schemas.openxmlformats.org/officeDocument/2006/extended-properties" xmlns:vt="http://schemas.openxmlformats.org/officeDocument/2006/docPropsVTypes">
  <Template>Normal</Template>
  <TotalTime>1</TotalTime>
  <Pages>34</Pages>
  <Words>7795</Words>
  <Characters>44433</Characters>
  <Application>Microsoft Office Word</Application>
  <DocSecurity>0</DocSecurity>
  <Lines>370</Lines>
  <Paragraphs>104</Paragraphs>
  <ScaleCrop>false</ScaleCrop>
  <Company/>
  <LinksUpToDate>false</LinksUpToDate>
  <CharactersWithSpaces>52124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Childers</dc:creator>
  <cp:keywords/>
  <dc:description/>
  <cp:lastModifiedBy>Michael Raisch</cp:lastModifiedBy>
  <cp:revision>2</cp:revision>
  <cp:lastPrinted>2026-04-27T15:04:00Z</cp:lastPrinted>
  <dcterms:created xsi:type="dcterms:W3CDTF">2026-04-27T15:42:00Z</dcterms:created>
  <dcterms:modified xsi:type="dcterms:W3CDTF">2026-04-27T15:42:00Z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27d796ce-69bc-402b-8051-b2a590e987b7</vt:lpwstr>
  </property>
  <property fmtid="{D5CDD505-2E9C-101B-9397-08002B2CF9AE}" pid="3" name="ContentTypeId">
    <vt:lpwstr>0x0101003ADFD651E4DE124BA9DE3CDF0539206A</vt:lpwstr>
  </property>
  <property fmtid="{D5CDD505-2E9C-101B-9397-08002B2CF9AE}" pid="4" name="docLang">
    <vt:lpwstr>en</vt:lpwstr>
  </property>
  <property fmtid="{D5CDD505-2E9C-101B-9397-08002B2CF9AE}" pid="5" name="MediaServiceImageTags">
    <vt:lpwstr/>
  </property>
</Properties>
</file>